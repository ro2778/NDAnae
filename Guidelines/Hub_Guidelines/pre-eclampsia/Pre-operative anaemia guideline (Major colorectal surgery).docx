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7208" w:rsidRPr="00604BD4" w:rsidRDefault="000C0DEF" w:rsidP="00F77208">
      <w:pPr>
        <w:pStyle w:val="Heading1"/>
        <w:numPr>
          <w:ilvl w:val="0"/>
          <w:numId w:val="0"/>
        </w:numPr>
        <w:ind w:left="737" w:hanging="737"/>
        <w:rPr>
          <w:rFonts w:ascii="Arial" w:hAnsi="Arial" w:cs="Arial"/>
          <w:sz w:val="24"/>
        </w:rPr>
      </w:pPr>
      <w:bookmarkStart w:id="0" w:name="_Toc475447187"/>
      <w:r w:rsidRPr="00604BD4">
        <w:rPr>
          <w:rFonts w:ascii="Arial" w:hAnsi="Arial" w:cs="Arial"/>
          <w:sz w:val="24"/>
        </w:rPr>
        <w:t>Document Control</w:t>
      </w:r>
      <w:bookmarkEnd w:id="0"/>
    </w:p>
    <w:tbl>
      <w:tblPr>
        <w:tblW w:w="9180" w:type="dxa"/>
        <w:tblBorders>
          <w:top w:val="double" w:sz="4" w:space="0" w:color="4A66AC" w:themeColor="accent4"/>
          <w:left w:val="double" w:sz="4" w:space="0" w:color="4A66AC" w:themeColor="accent4"/>
          <w:bottom w:val="double" w:sz="4" w:space="0" w:color="4A66AC" w:themeColor="accent4"/>
          <w:right w:val="double" w:sz="4" w:space="0" w:color="4A66AC" w:themeColor="accent4"/>
          <w:insideH w:val="single" w:sz="4" w:space="0" w:color="4A66AC" w:themeColor="accent4"/>
          <w:insideV w:val="single" w:sz="4" w:space="0" w:color="4A66AC" w:themeColor="accent4"/>
        </w:tblBorders>
        <w:tblLayout w:type="fixed"/>
        <w:tblLook w:val="01E0" w:firstRow="1" w:lastRow="1" w:firstColumn="1" w:lastColumn="1" w:noHBand="0" w:noVBand="0"/>
      </w:tblPr>
      <w:tblGrid>
        <w:gridCol w:w="1046"/>
        <w:gridCol w:w="1330"/>
        <w:gridCol w:w="551"/>
        <w:gridCol w:w="867"/>
        <w:gridCol w:w="283"/>
        <w:gridCol w:w="442"/>
        <w:gridCol w:w="1336"/>
        <w:gridCol w:w="3325"/>
      </w:tblGrid>
      <w:tr w:rsidR="000C0DEF" w:rsidRPr="00604BD4" w:rsidTr="00BE56AA">
        <w:tc>
          <w:tcPr>
            <w:tcW w:w="9180" w:type="dxa"/>
            <w:gridSpan w:val="8"/>
            <w:shd w:val="clear" w:color="auto" w:fill="auto"/>
          </w:tcPr>
          <w:p w:rsidR="000C0DEF" w:rsidRPr="00604BD4" w:rsidRDefault="000C0DEF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b/>
                <w:color w:val="000000" w:themeColor="text1"/>
              </w:rPr>
            </w:pPr>
            <w:r w:rsidRPr="00604BD4">
              <w:rPr>
                <w:rFonts w:ascii="Arial" w:hAnsi="Arial" w:cs="Arial"/>
                <w:b/>
                <w:color w:val="4A66AC" w:themeColor="accent4"/>
              </w:rPr>
              <w:t>Title</w:t>
            </w:r>
          </w:p>
          <w:p w:rsidR="000C0DEF" w:rsidRPr="00604BD4" w:rsidRDefault="004D1DC0" w:rsidP="00604BD4">
            <w:pPr>
              <w:tabs>
                <w:tab w:val="left" w:pos="3200"/>
              </w:tabs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604BD4">
              <w:rPr>
                <w:rFonts w:ascii="Arial" w:hAnsi="Arial" w:cs="Arial"/>
                <w:b/>
                <w:color w:val="000000" w:themeColor="text1"/>
                <w:sz w:val="24"/>
              </w:rPr>
              <w:t>Pre-Operative Anaemia guideline (Major colorectal surgery)</w:t>
            </w:r>
          </w:p>
        </w:tc>
      </w:tr>
      <w:tr w:rsidR="000C0DEF" w:rsidRPr="00604BD4" w:rsidTr="00BE56AA">
        <w:tc>
          <w:tcPr>
            <w:tcW w:w="4519" w:type="dxa"/>
            <w:gridSpan w:val="6"/>
            <w:shd w:val="clear" w:color="auto" w:fill="auto"/>
          </w:tcPr>
          <w:p w:rsidR="000C0DEF" w:rsidRPr="00604BD4" w:rsidRDefault="000C0DEF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b/>
                <w:color w:val="000000" w:themeColor="text1"/>
              </w:rPr>
            </w:pPr>
            <w:r w:rsidRPr="00604BD4">
              <w:rPr>
                <w:rFonts w:ascii="Arial" w:hAnsi="Arial" w:cs="Arial"/>
                <w:b/>
                <w:color w:val="4A66AC" w:themeColor="accent4"/>
              </w:rPr>
              <w:t>Author</w:t>
            </w:r>
          </w:p>
          <w:p w:rsidR="003B76A0" w:rsidRDefault="007F25B5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Dr </w:t>
            </w:r>
            <w:r w:rsidRPr="007F25B5">
              <w:rPr>
                <w:rFonts w:ascii="Arial" w:hAnsi="Arial" w:cs="Arial"/>
                <w:color w:val="000000" w:themeColor="text1"/>
              </w:rPr>
              <w:t xml:space="preserve">Simon </w:t>
            </w:r>
            <w:proofErr w:type="spellStart"/>
            <w:r w:rsidRPr="007F25B5">
              <w:rPr>
                <w:rFonts w:ascii="Arial" w:hAnsi="Arial" w:cs="Arial"/>
                <w:color w:val="000000" w:themeColor="text1"/>
              </w:rPr>
              <w:t>Hebard</w:t>
            </w:r>
            <w:proofErr w:type="spellEnd"/>
            <w:r w:rsidRPr="007F25B5">
              <w:rPr>
                <w:rFonts w:ascii="Arial" w:hAnsi="Arial" w:cs="Arial"/>
                <w:color w:val="000000" w:themeColor="text1"/>
              </w:rPr>
              <w:t xml:space="preserve"> </w:t>
            </w:r>
          </w:p>
          <w:p w:rsidR="007F25B5" w:rsidRPr="007F25B5" w:rsidRDefault="007F25B5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Dr Nick Stafford </w:t>
            </w:r>
          </w:p>
        </w:tc>
        <w:tc>
          <w:tcPr>
            <w:tcW w:w="4661" w:type="dxa"/>
            <w:gridSpan w:val="2"/>
            <w:shd w:val="clear" w:color="auto" w:fill="auto"/>
          </w:tcPr>
          <w:p w:rsidR="000C0DEF" w:rsidRPr="00604BD4" w:rsidRDefault="000C0DEF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b/>
                <w:color w:val="4A66AC" w:themeColor="accent4"/>
              </w:rPr>
            </w:pPr>
            <w:r w:rsidRPr="00604BD4">
              <w:rPr>
                <w:rFonts w:ascii="Arial" w:hAnsi="Arial" w:cs="Arial"/>
                <w:b/>
                <w:color w:val="4A66AC" w:themeColor="accent4"/>
              </w:rPr>
              <w:t>Author’s job title</w:t>
            </w:r>
          </w:p>
          <w:p w:rsidR="000C0DEF" w:rsidRPr="00604BD4" w:rsidRDefault="003F0D57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color w:val="000000" w:themeColor="text1"/>
              </w:rPr>
            </w:pPr>
            <w:r w:rsidRPr="00604BD4">
              <w:rPr>
                <w:rFonts w:ascii="Arial" w:hAnsi="Arial" w:cs="Arial"/>
                <w:color w:val="000000" w:themeColor="text1"/>
              </w:rPr>
              <w:t>Consultant Anaesthetist</w:t>
            </w:r>
          </w:p>
          <w:p w:rsidR="003B76A0" w:rsidRPr="00604BD4" w:rsidRDefault="003B76A0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b/>
                <w:color w:val="000000" w:themeColor="text1"/>
              </w:rPr>
            </w:pPr>
            <w:r w:rsidRPr="00604BD4">
              <w:rPr>
                <w:rFonts w:ascii="Arial" w:hAnsi="Arial" w:cs="Arial"/>
                <w:color w:val="000000" w:themeColor="text1"/>
              </w:rPr>
              <w:t>Anaesthetic CT1</w:t>
            </w:r>
          </w:p>
        </w:tc>
      </w:tr>
      <w:tr w:rsidR="000C0DEF" w:rsidRPr="00604BD4" w:rsidTr="00BE56AA">
        <w:tc>
          <w:tcPr>
            <w:tcW w:w="4519" w:type="dxa"/>
            <w:gridSpan w:val="6"/>
            <w:shd w:val="clear" w:color="auto" w:fill="auto"/>
          </w:tcPr>
          <w:p w:rsidR="000C0DEF" w:rsidRPr="00604BD4" w:rsidRDefault="000C0DEF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b/>
                <w:color w:val="000000" w:themeColor="text1"/>
              </w:rPr>
            </w:pPr>
            <w:r w:rsidRPr="00604BD4">
              <w:rPr>
                <w:rFonts w:ascii="Arial" w:hAnsi="Arial" w:cs="Arial"/>
                <w:b/>
                <w:color w:val="4A66AC" w:themeColor="accent4"/>
              </w:rPr>
              <w:t>Directorate</w:t>
            </w:r>
          </w:p>
          <w:p w:rsidR="000C0DEF" w:rsidRPr="00604BD4" w:rsidRDefault="00F425E7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Surgery</w:t>
            </w:r>
          </w:p>
        </w:tc>
        <w:tc>
          <w:tcPr>
            <w:tcW w:w="4661" w:type="dxa"/>
            <w:gridSpan w:val="2"/>
            <w:shd w:val="clear" w:color="auto" w:fill="auto"/>
          </w:tcPr>
          <w:p w:rsidR="000C0DEF" w:rsidRPr="00604BD4" w:rsidRDefault="000C0DEF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b/>
                <w:color w:val="000000" w:themeColor="text1"/>
              </w:rPr>
            </w:pPr>
            <w:r w:rsidRPr="00604BD4">
              <w:rPr>
                <w:rFonts w:ascii="Arial" w:hAnsi="Arial" w:cs="Arial"/>
                <w:b/>
                <w:color w:val="4A66AC" w:themeColor="accent4"/>
              </w:rPr>
              <w:t>Department</w:t>
            </w:r>
          </w:p>
          <w:p w:rsidR="000C0DEF" w:rsidRPr="00604BD4" w:rsidRDefault="003F0D57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b/>
                <w:color w:val="000000" w:themeColor="text1"/>
              </w:rPr>
            </w:pPr>
            <w:r w:rsidRPr="00604BD4">
              <w:rPr>
                <w:rFonts w:ascii="Arial" w:hAnsi="Arial" w:cs="Arial"/>
                <w:color w:val="000000" w:themeColor="text1"/>
              </w:rPr>
              <w:t>Anaesthetics</w:t>
            </w:r>
          </w:p>
        </w:tc>
      </w:tr>
      <w:tr w:rsidR="000C0DEF" w:rsidRPr="00604BD4" w:rsidTr="004E2C6E">
        <w:tc>
          <w:tcPr>
            <w:tcW w:w="1046" w:type="dxa"/>
            <w:shd w:val="clear" w:color="auto" w:fill="auto"/>
            <w:vAlign w:val="center"/>
          </w:tcPr>
          <w:p w:rsidR="000C0DEF" w:rsidRPr="00604BD4" w:rsidRDefault="000C0DEF" w:rsidP="000C0DEF">
            <w:pPr>
              <w:tabs>
                <w:tab w:val="left" w:pos="3200"/>
              </w:tabs>
              <w:spacing w:after="0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604BD4">
              <w:rPr>
                <w:rFonts w:ascii="Arial" w:hAnsi="Arial" w:cs="Arial"/>
                <w:b/>
                <w:color w:val="4A66AC" w:themeColor="accent4"/>
              </w:rPr>
              <w:t>Version</w:t>
            </w:r>
          </w:p>
        </w:tc>
        <w:tc>
          <w:tcPr>
            <w:tcW w:w="1330" w:type="dxa"/>
            <w:shd w:val="clear" w:color="auto" w:fill="auto"/>
            <w:vAlign w:val="center"/>
          </w:tcPr>
          <w:p w:rsidR="000C0DEF" w:rsidRPr="00604BD4" w:rsidRDefault="000C0DEF" w:rsidP="000C0DEF">
            <w:pPr>
              <w:tabs>
                <w:tab w:val="left" w:pos="3200"/>
              </w:tabs>
              <w:spacing w:after="0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604BD4">
              <w:rPr>
                <w:rFonts w:ascii="Arial" w:hAnsi="Arial" w:cs="Arial"/>
                <w:b/>
                <w:color w:val="4A66AC" w:themeColor="accent4"/>
              </w:rPr>
              <w:t>Date Issued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:rsidR="000C0DEF" w:rsidRPr="00604BD4" w:rsidRDefault="000C0DEF" w:rsidP="000C0DEF">
            <w:pPr>
              <w:tabs>
                <w:tab w:val="left" w:pos="3200"/>
              </w:tabs>
              <w:spacing w:after="0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604BD4">
              <w:rPr>
                <w:rFonts w:ascii="Arial" w:hAnsi="Arial" w:cs="Arial"/>
                <w:b/>
                <w:color w:val="4A66AC" w:themeColor="accent4"/>
              </w:rPr>
              <w:t>Status</w:t>
            </w:r>
          </w:p>
        </w:tc>
        <w:tc>
          <w:tcPr>
            <w:tcW w:w="5386" w:type="dxa"/>
            <w:gridSpan w:val="4"/>
            <w:shd w:val="clear" w:color="auto" w:fill="auto"/>
            <w:vAlign w:val="center"/>
          </w:tcPr>
          <w:p w:rsidR="000C0DEF" w:rsidRPr="00604BD4" w:rsidRDefault="000C0DEF" w:rsidP="000C0DEF">
            <w:pPr>
              <w:tabs>
                <w:tab w:val="left" w:pos="3200"/>
              </w:tabs>
              <w:spacing w:after="0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604BD4">
              <w:rPr>
                <w:rFonts w:ascii="Arial" w:hAnsi="Arial" w:cs="Arial"/>
                <w:b/>
                <w:color w:val="4A66AC" w:themeColor="accent4"/>
              </w:rPr>
              <w:t>Comment / Changes / Approval</w:t>
            </w:r>
          </w:p>
        </w:tc>
      </w:tr>
      <w:tr w:rsidR="000C0DEF" w:rsidRPr="00604BD4" w:rsidTr="004E2C6E">
        <w:tc>
          <w:tcPr>
            <w:tcW w:w="1046" w:type="dxa"/>
            <w:shd w:val="clear" w:color="auto" w:fill="auto"/>
          </w:tcPr>
          <w:p w:rsidR="000C0DEF" w:rsidRPr="00604BD4" w:rsidRDefault="000C0DEF" w:rsidP="000C0DEF">
            <w:pPr>
              <w:tabs>
                <w:tab w:val="left" w:pos="3200"/>
              </w:tabs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604BD4">
              <w:rPr>
                <w:rFonts w:ascii="Arial" w:hAnsi="Arial" w:cs="Arial"/>
                <w:color w:val="000000" w:themeColor="text1"/>
              </w:rPr>
              <w:t>0.1</w:t>
            </w:r>
          </w:p>
        </w:tc>
        <w:tc>
          <w:tcPr>
            <w:tcW w:w="1330" w:type="dxa"/>
            <w:shd w:val="clear" w:color="auto" w:fill="auto"/>
          </w:tcPr>
          <w:p w:rsidR="000C0DEF" w:rsidRPr="00604BD4" w:rsidRDefault="004E2C6E" w:rsidP="00604BD4">
            <w:pPr>
              <w:tabs>
                <w:tab w:val="left" w:pos="3200"/>
              </w:tabs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604BD4">
              <w:rPr>
                <w:rFonts w:ascii="Arial" w:hAnsi="Arial" w:cs="Arial"/>
                <w:color w:val="000000" w:themeColor="text1"/>
              </w:rPr>
              <w:t>August 18</w:t>
            </w:r>
          </w:p>
        </w:tc>
        <w:tc>
          <w:tcPr>
            <w:tcW w:w="1418" w:type="dxa"/>
            <w:gridSpan w:val="2"/>
            <w:shd w:val="clear" w:color="auto" w:fill="auto"/>
          </w:tcPr>
          <w:p w:rsidR="000C0DEF" w:rsidRPr="00604BD4" w:rsidRDefault="000C0DEF" w:rsidP="000C0DEF">
            <w:pPr>
              <w:tabs>
                <w:tab w:val="left" w:pos="3200"/>
              </w:tabs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604BD4">
              <w:rPr>
                <w:rFonts w:ascii="Arial" w:hAnsi="Arial" w:cs="Arial"/>
                <w:color w:val="000000" w:themeColor="text1"/>
              </w:rPr>
              <w:t>Draft</w:t>
            </w:r>
          </w:p>
        </w:tc>
        <w:tc>
          <w:tcPr>
            <w:tcW w:w="5386" w:type="dxa"/>
            <w:gridSpan w:val="4"/>
            <w:shd w:val="clear" w:color="auto" w:fill="auto"/>
          </w:tcPr>
          <w:p w:rsidR="000C0DEF" w:rsidRPr="00604BD4" w:rsidRDefault="004E2C6E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color w:val="000000" w:themeColor="text1"/>
              </w:rPr>
            </w:pPr>
            <w:r w:rsidRPr="00604BD4">
              <w:rPr>
                <w:rFonts w:ascii="Arial" w:hAnsi="Arial" w:cs="Arial"/>
                <w:color w:val="000000" w:themeColor="text1"/>
              </w:rPr>
              <w:t>Sent for consultation</w:t>
            </w:r>
          </w:p>
        </w:tc>
      </w:tr>
      <w:tr w:rsidR="000C0DEF" w:rsidRPr="00604BD4" w:rsidTr="004E2C6E">
        <w:tc>
          <w:tcPr>
            <w:tcW w:w="1046" w:type="dxa"/>
            <w:shd w:val="clear" w:color="auto" w:fill="auto"/>
          </w:tcPr>
          <w:p w:rsidR="000C0DEF" w:rsidRPr="00604BD4" w:rsidRDefault="004E2C6E" w:rsidP="000C0DEF">
            <w:pPr>
              <w:tabs>
                <w:tab w:val="left" w:pos="3200"/>
              </w:tabs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604BD4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1330" w:type="dxa"/>
            <w:shd w:val="clear" w:color="auto" w:fill="auto"/>
          </w:tcPr>
          <w:p w:rsidR="000C0DEF" w:rsidRPr="00604BD4" w:rsidRDefault="004E2C6E" w:rsidP="00604BD4">
            <w:pPr>
              <w:tabs>
                <w:tab w:val="left" w:pos="3200"/>
              </w:tabs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604BD4">
              <w:rPr>
                <w:rFonts w:ascii="Arial" w:hAnsi="Arial" w:cs="Arial"/>
                <w:color w:val="000000" w:themeColor="text1"/>
              </w:rPr>
              <w:t>August 18</w:t>
            </w:r>
          </w:p>
        </w:tc>
        <w:tc>
          <w:tcPr>
            <w:tcW w:w="1418" w:type="dxa"/>
            <w:gridSpan w:val="2"/>
            <w:shd w:val="clear" w:color="auto" w:fill="auto"/>
          </w:tcPr>
          <w:p w:rsidR="000C0DEF" w:rsidRPr="00604BD4" w:rsidRDefault="00604BD4" w:rsidP="003B76A0">
            <w:pPr>
              <w:tabs>
                <w:tab w:val="left" w:pos="3200"/>
              </w:tabs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604BD4">
              <w:rPr>
                <w:rFonts w:ascii="Arial" w:hAnsi="Arial" w:cs="Arial"/>
                <w:color w:val="000000" w:themeColor="text1"/>
              </w:rPr>
              <w:t>Final</w:t>
            </w:r>
          </w:p>
        </w:tc>
        <w:tc>
          <w:tcPr>
            <w:tcW w:w="5386" w:type="dxa"/>
            <w:gridSpan w:val="4"/>
            <w:shd w:val="clear" w:color="auto" w:fill="auto"/>
          </w:tcPr>
          <w:p w:rsidR="004A252D" w:rsidRPr="00604BD4" w:rsidRDefault="00604BD4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color w:val="000000" w:themeColor="text1"/>
              </w:rPr>
            </w:pPr>
            <w:r w:rsidRPr="00604BD4">
              <w:rPr>
                <w:rFonts w:ascii="Arial" w:hAnsi="Arial" w:cs="Arial"/>
                <w:color w:val="000000" w:themeColor="text1"/>
              </w:rPr>
              <w:t>Approved by Drugs and Therapeutics Committee</w:t>
            </w:r>
          </w:p>
        </w:tc>
      </w:tr>
      <w:tr w:rsidR="00BB78CB" w:rsidRPr="00604BD4" w:rsidTr="004E2C6E">
        <w:tc>
          <w:tcPr>
            <w:tcW w:w="1046" w:type="dxa"/>
            <w:shd w:val="clear" w:color="auto" w:fill="auto"/>
          </w:tcPr>
          <w:p w:rsidR="00BB78CB" w:rsidRPr="00604BD4" w:rsidRDefault="00BB78CB" w:rsidP="000C0DEF">
            <w:pPr>
              <w:tabs>
                <w:tab w:val="left" w:pos="3200"/>
              </w:tabs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604BD4">
              <w:rPr>
                <w:rFonts w:ascii="Arial" w:hAnsi="Arial" w:cs="Arial"/>
                <w:color w:val="000000" w:themeColor="text1"/>
              </w:rPr>
              <w:t>1.1</w:t>
            </w:r>
          </w:p>
        </w:tc>
        <w:tc>
          <w:tcPr>
            <w:tcW w:w="1330" w:type="dxa"/>
            <w:shd w:val="clear" w:color="auto" w:fill="auto"/>
          </w:tcPr>
          <w:p w:rsidR="00BB78CB" w:rsidRPr="00604BD4" w:rsidRDefault="00BB78CB" w:rsidP="00604BD4">
            <w:pPr>
              <w:tabs>
                <w:tab w:val="left" w:pos="3200"/>
              </w:tabs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604BD4">
              <w:rPr>
                <w:rFonts w:ascii="Arial" w:hAnsi="Arial" w:cs="Arial"/>
                <w:color w:val="000000" w:themeColor="text1"/>
              </w:rPr>
              <w:t>June 19</w:t>
            </w:r>
          </w:p>
        </w:tc>
        <w:tc>
          <w:tcPr>
            <w:tcW w:w="1418" w:type="dxa"/>
            <w:gridSpan w:val="2"/>
            <w:shd w:val="clear" w:color="auto" w:fill="auto"/>
          </w:tcPr>
          <w:p w:rsidR="00BB78CB" w:rsidRPr="00604BD4" w:rsidRDefault="00604BD4" w:rsidP="003B76A0">
            <w:pPr>
              <w:tabs>
                <w:tab w:val="left" w:pos="3200"/>
              </w:tabs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604BD4">
              <w:rPr>
                <w:rFonts w:ascii="Arial" w:hAnsi="Arial" w:cs="Arial"/>
                <w:color w:val="000000" w:themeColor="text1"/>
              </w:rPr>
              <w:t>Revision</w:t>
            </w:r>
          </w:p>
        </w:tc>
        <w:tc>
          <w:tcPr>
            <w:tcW w:w="5386" w:type="dxa"/>
            <w:gridSpan w:val="4"/>
            <w:shd w:val="clear" w:color="auto" w:fill="auto"/>
          </w:tcPr>
          <w:p w:rsidR="00BB78CB" w:rsidRPr="00604BD4" w:rsidRDefault="00BB78CB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color w:val="000000" w:themeColor="text1"/>
              </w:rPr>
            </w:pPr>
            <w:r w:rsidRPr="00604BD4">
              <w:rPr>
                <w:rFonts w:ascii="Arial" w:hAnsi="Arial" w:cs="Arial"/>
                <w:color w:val="000000" w:themeColor="text1"/>
              </w:rPr>
              <w:t xml:space="preserve">Change of </w:t>
            </w:r>
            <w:proofErr w:type="spellStart"/>
            <w:r w:rsidRPr="00604BD4">
              <w:rPr>
                <w:rFonts w:ascii="Arial" w:hAnsi="Arial" w:cs="Arial"/>
                <w:color w:val="000000" w:themeColor="text1"/>
              </w:rPr>
              <w:t>monofer</w:t>
            </w:r>
            <w:proofErr w:type="spellEnd"/>
            <w:r w:rsidRPr="00604BD4">
              <w:rPr>
                <w:rFonts w:ascii="Arial" w:hAnsi="Arial" w:cs="Arial"/>
                <w:color w:val="000000" w:themeColor="text1"/>
              </w:rPr>
              <w:t xml:space="preserve"> infusion duration from 20 to 30 minutes to harmonise with another policy</w:t>
            </w:r>
          </w:p>
        </w:tc>
      </w:tr>
      <w:tr w:rsidR="00F425E7" w:rsidRPr="00604BD4" w:rsidTr="004E2C6E">
        <w:tc>
          <w:tcPr>
            <w:tcW w:w="1046" w:type="dxa"/>
            <w:shd w:val="clear" w:color="auto" w:fill="auto"/>
          </w:tcPr>
          <w:p w:rsidR="00F425E7" w:rsidRPr="00604BD4" w:rsidRDefault="00F425E7" w:rsidP="000C0DEF">
            <w:pPr>
              <w:tabs>
                <w:tab w:val="left" w:pos="3200"/>
              </w:tabs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0" w:type="dxa"/>
            <w:shd w:val="clear" w:color="auto" w:fill="auto"/>
          </w:tcPr>
          <w:p w:rsidR="00F425E7" w:rsidRPr="00604BD4" w:rsidRDefault="00F425E7" w:rsidP="00604BD4">
            <w:pPr>
              <w:tabs>
                <w:tab w:val="left" w:pos="3200"/>
              </w:tabs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18" w:type="dxa"/>
            <w:gridSpan w:val="2"/>
            <w:shd w:val="clear" w:color="auto" w:fill="auto"/>
          </w:tcPr>
          <w:p w:rsidR="00F425E7" w:rsidRPr="00604BD4" w:rsidRDefault="00F425E7" w:rsidP="003B76A0">
            <w:pPr>
              <w:tabs>
                <w:tab w:val="left" w:pos="3200"/>
              </w:tabs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386" w:type="dxa"/>
            <w:gridSpan w:val="4"/>
            <w:shd w:val="clear" w:color="auto" w:fill="auto"/>
          </w:tcPr>
          <w:p w:rsidR="00F425E7" w:rsidRPr="00604BD4" w:rsidRDefault="00F425E7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color w:val="000000" w:themeColor="text1"/>
              </w:rPr>
            </w:pPr>
          </w:p>
        </w:tc>
      </w:tr>
      <w:tr w:rsidR="008337B7" w:rsidRPr="00604BD4" w:rsidTr="004E2C6E">
        <w:trPr>
          <w:ins w:id="1" w:author="Snell, Maria" w:date="2021-10-06T14:24:00Z"/>
        </w:trPr>
        <w:tc>
          <w:tcPr>
            <w:tcW w:w="1046" w:type="dxa"/>
            <w:shd w:val="clear" w:color="auto" w:fill="auto"/>
          </w:tcPr>
          <w:p w:rsidR="008337B7" w:rsidRPr="00F425E7" w:rsidRDefault="00F425E7" w:rsidP="000C0DEF">
            <w:pPr>
              <w:tabs>
                <w:tab w:val="left" w:pos="3200"/>
              </w:tabs>
              <w:spacing w:after="0"/>
              <w:jc w:val="center"/>
              <w:rPr>
                <w:ins w:id="2" w:author="Snell, Maria" w:date="2021-10-06T14:24:00Z"/>
                <w:rFonts w:ascii="Arial" w:hAnsi="Arial" w:cs="Arial"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1330" w:type="dxa"/>
            <w:shd w:val="clear" w:color="auto" w:fill="auto"/>
          </w:tcPr>
          <w:p w:rsidR="008337B7" w:rsidRPr="00F425E7" w:rsidRDefault="00F425E7" w:rsidP="00604BD4">
            <w:pPr>
              <w:tabs>
                <w:tab w:val="left" w:pos="3200"/>
              </w:tabs>
              <w:spacing w:after="0"/>
              <w:jc w:val="center"/>
              <w:rPr>
                <w:ins w:id="3" w:author="Snell, Maria" w:date="2021-10-06T14:24:00Z"/>
                <w:rFonts w:ascii="Arial" w:hAnsi="Arial" w:cs="Arial"/>
              </w:rPr>
            </w:pPr>
            <w:r>
              <w:rPr>
                <w:rFonts w:ascii="Arial" w:hAnsi="Arial" w:cs="Arial"/>
              </w:rPr>
              <w:t>July</w:t>
            </w:r>
          </w:p>
        </w:tc>
        <w:tc>
          <w:tcPr>
            <w:tcW w:w="1418" w:type="dxa"/>
            <w:gridSpan w:val="2"/>
            <w:shd w:val="clear" w:color="auto" w:fill="auto"/>
          </w:tcPr>
          <w:p w:rsidR="008337B7" w:rsidRPr="00F425E7" w:rsidRDefault="00F425E7" w:rsidP="003B76A0">
            <w:pPr>
              <w:tabs>
                <w:tab w:val="left" w:pos="3200"/>
              </w:tabs>
              <w:spacing w:after="0"/>
              <w:jc w:val="center"/>
              <w:rPr>
                <w:ins w:id="4" w:author="Snell, Maria" w:date="2021-10-06T14:24:00Z"/>
                <w:rFonts w:ascii="Arial" w:hAnsi="Arial" w:cs="Arial"/>
              </w:rPr>
            </w:pPr>
            <w:r>
              <w:rPr>
                <w:rFonts w:ascii="Arial" w:hAnsi="Arial" w:cs="Arial"/>
              </w:rPr>
              <w:t>Review</w:t>
            </w:r>
          </w:p>
        </w:tc>
        <w:tc>
          <w:tcPr>
            <w:tcW w:w="5386" w:type="dxa"/>
            <w:gridSpan w:val="4"/>
            <w:shd w:val="clear" w:color="auto" w:fill="auto"/>
          </w:tcPr>
          <w:p w:rsidR="008337B7" w:rsidRPr="00F425E7" w:rsidRDefault="00F425E7" w:rsidP="000C0DEF">
            <w:pPr>
              <w:tabs>
                <w:tab w:val="left" w:pos="3200"/>
              </w:tabs>
              <w:spacing w:after="0"/>
              <w:rPr>
                <w:ins w:id="5" w:author="Snell, Maria" w:date="2021-10-06T14:24:00Z"/>
                <w:rFonts w:ascii="Arial" w:hAnsi="Arial" w:cs="Arial"/>
              </w:rPr>
            </w:pPr>
            <w:r>
              <w:rPr>
                <w:rFonts w:ascii="Arial" w:hAnsi="Arial" w:cs="Arial"/>
              </w:rPr>
              <w:t>Reviewed at Anaesthetics Specialty Governance, no changes identified</w:t>
            </w:r>
          </w:p>
        </w:tc>
      </w:tr>
      <w:tr w:rsidR="000C0DEF" w:rsidRPr="00604BD4" w:rsidTr="00BE56AA">
        <w:tc>
          <w:tcPr>
            <w:tcW w:w="4077" w:type="dxa"/>
            <w:gridSpan w:val="5"/>
            <w:shd w:val="clear" w:color="auto" w:fill="auto"/>
          </w:tcPr>
          <w:p w:rsidR="000C0DEF" w:rsidRPr="00604BD4" w:rsidRDefault="000C0DEF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b/>
                <w:color w:val="4A66AC" w:themeColor="accent4"/>
              </w:rPr>
            </w:pPr>
            <w:r w:rsidRPr="00604BD4">
              <w:rPr>
                <w:rFonts w:ascii="Arial" w:hAnsi="Arial" w:cs="Arial"/>
                <w:b/>
                <w:color w:val="4A66AC" w:themeColor="accent4"/>
              </w:rPr>
              <w:t>Main Contact</w:t>
            </w:r>
          </w:p>
          <w:p w:rsidR="000C0DEF" w:rsidRPr="00604BD4" w:rsidRDefault="00921918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color w:val="000000" w:themeColor="text1"/>
              </w:rPr>
            </w:pPr>
            <w:r w:rsidRPr="00604BD4">
              <w:rPr>
                <w:rFonts w:ascii="Arial" w:hAnsi="Arial" w:cs="Arial"/>
                <w:color w:val="000000" w:themeColor="text1"/>
              </w:rPr>
              <w:t>Consultant Anaesthetist</w:t>
            </w:r>
          </w:p>
          <w:p w:rsidR="000C0DEF" w:rsidRPr="00604BD4" w:rsidRDefault="000C0DEF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color w:val="000000" w:themeColor="text1"/>
              </w:rPr>
            </w:pPr>
            <w:r w:rsidRPr="00604BD4">
              <w:rPr>
                <w:rFonts w:ascii="Arial" w:hAnsi="Arial" w:cs="Arial"/>
                <w:color w:val="000000" w:themeColor="text1"/>
              </w:rPr>
              <w:t>North Devon District Hospital</w:t>
            </w:r>
          </w:p>
          <w:p w:rsidR="000C0DEF" w:rsidRPr="00604BD4" w:rsidRDefault="000C0DEF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color w:val="000000" w:themeColor="text1"/>
              </w:rPr>
            </w:pPr>
            <w:r w:rsidRPr="00604BD4">
              <w:rPr>
                <w:rFonts w:ascii="Arial" w:hAnsi="Arial" w:cs="Arial"/>
                <w:color w:val="000000" w:themeColor="text1"/>
              </w:rPr>
              <w:t>Raleigh Park</w:t>
            </w:r>
          </w:p>
          <w:p w:rsidR="000C0DEF" w:rsidRPr="00604BD4" w:rsidRDefault="000C0DEF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color w:val="000000" w:themeColor="text1"/>
              </w:rPr>
            </w:pPr>
            <w:r w:rsidRPr="00604BD4">
              <w:rPr>
                <w:rFonts w:ascii="Arial" w:hAnsi="Arial" w:cs="Arial"/>
                <w:color w:val="000000" w:themeColor="text1"/>
              </w:rPr>
              <w:t>Barnstaple, EX31 4JB</w:t>
            </w:r>
          </w:p>
        </w:tc>
        <w:tc>
          <w:tcPr>
            <w:tcW w:w="5103" w:type="dxa"/>
            <w:gridSpan w:val="3"/>
            <w:shd w:val="clear" w:color="auto" w:fill="auto"/>
          </w:tcPr>
          <w:p w:rsidR="000C0DEF" w:rsidRPr="00604BD4" w:rsidRDefault="000C0DEF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color w:val="000000" w:themeColor="text1"/>
              </w:rPr>
            </w:pPr>
          </w:p>
          <w:p w:rsidR="000C0DEF" w:rsidRPr="00604BD4" w:rsidRDefault="000C0DEF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color w:val="000000" w:themeColor="text1"/>
              </w:rPr>
            </w:pPr>
            <w:r w:rsidRPr="00604BD4">
              <w:rPr>
                <w:rFonts w:ascii="Arial" w:hAnsi="Arial" w:cs="Arial"/>
                <w:b/>
                <w:color w:val="4A66AC" w:themeColor="accent4"/>
              </w:rPr>
              <w:t>Tel: Direct Dial</w:t>
            </w:r>
            <w:r w:rsidRPr="00604BD4">
              <w:rPr>
                <w:rFonts w:ascii="Arial" w:hAnsi="Arial" w:cs="Arial"/>
                <w:color w:val="4A66AC" w:themeColor="accent4"/>
              </w:rPr>
              <w:t xml:space="preserve"> </w:t>
            </w:r>
            <w:r w:rsidRPr="00604BD4">
              <w:rPr>
                <w:rFonts w:ascii="Arial" w:hAnsi="Arial" w:cs="Arial"/>
                <w:color w:val="000000" w:themeColor="text1"/>
              </w:rPr>
              <w:t xml:space="preserve">– </w:t>
            </w:r>
            <w:r w:rsidR="00D377E7" w:rsidRPr="00D377E7">
              <w:rPr>
                <w:rFonts w:asciiTheme="majorHAnsi" w:hAnsiTheme="majorHAnsi" w:cstheme="majorHAnsi"/>
                <w:color w:val="000000"/>
              </w:rPr>
              <w:t>01271 322756</w:t>
            </w:r>
          </w:p>
          <w:p w:rsidR="000C0DEF" w:rsidRPr="00604BD4" w:rsidRDefault="000C0DEF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color w:val="000000" w:themeColor="text1"/>
              </w:rPr>
            </w:pPr>
            <w:r w:rsidRPr="00604BD4">
              <w:rPr>
                <w:rFonts w:ascii="Arial" w:hAnsi="Arial" w:cs="Arial"/>
                <w:b/>
                <w:color w:val="4A66AC" w:themeColor="accent4"/>
              </w:rPr>
              <w:t>Tel: Internal</w:t>
            </w:r>
            <w:r w:rsidRPr="00604BD4">
              <w:rPr>
                <w:rFonts w:ascii="Arial" w:hAnsi="Arial" w:cs="Arial"/>
                <w:color w:val="4A66AC" w:themeColor="accent4"/>
              </w:rPr>
              <w:t xml:space="preserve"> </w:t>
            </w:r>
            <w:r w:rsidRPr="00604BD4">
              <w:rPr>
                <w:rFonts w:ascii="Arial" w:hAnsi="Arial" w:cs="Arial"/>
                <w:color w:val="000000" w:themeColor="text1"/>
              </w:rPr>
              <w:t xml:space="preserve">– </w:t>
            </w:r>
            <w:r w:rsidR="00D377E7" w:rsidRPr="00D377E7">
              <w:rPr>
                <w:rFonts w:asciiTheme="majorHAnsi" w:hAnsiTheme="majorHAnsi" w:cstheme="majorHAnsi"/>
                <w:color w:val="000000"/>
              </w:rPr>
              <w:t>2756</w:t>
            </w:r>
          </w:p>
          <w:p w:rsidR="000C0DEF" w:rsidRPr="00604BD4" w:rsidRDefault="000C0DEF" w:rsidP="00604BD4">
            <w:pPr>
              <w:tabs>
                <w:tab w:val="left" w:pos="3200"/>
              </w:tabs>
              <w:spacing w:after="0"/>
              <w:rPr>
                <w:rFonts w:ascii="Arial" w:hAnsi="Arial" w:cs="Arial"/>
                <w:color w:val="000000" w:themeColor="text1"/>
              </w:rPr>
            </w:pPr>
            <w:r w:rsidRPr="00604BD4">
              <w:rPr>
                <w:rFonts w:ascii="Arial" w:hAnsi="Arial" w:cs="Arial"/>
                <w:b/>
                <w:color w:val="4A66AC" w:themeColor="accent4"/>
              </w:rPr>
              <w:t>Email</w:t>
            </w:r>
            <w:r w:rsidR="00D377E7">
              <w:rPr>
                <w:rFonts w:ascii="Arial" w:hAnsi="Arial" w:cs="Arial"/>
                <w:color w:val="000000" w:themeColor="text1"/>
              </w:rPr>
              <w:t xml:space="preserve">: </w:t>
            </w:r>
            <w:r w:rsidR="00D377E7" w:rsidRPr="00D377E7">
              <w:rPr>
                <w:rFonts w:ascii="Arial" w:hAnsi="Arial" w:cs="Arial"/>
                <w:color w:val="000000" w:themeColor="text1"/>
              </w:rPr>
              <w:t>simon.hebard@nhs.net</w:t>
            </w:r>
          </w:p>
        </w:tc>
      </w:tr>
      <w:tr w:rsidR="000C0DEF" w:rsidRPr="00604BD4" w:rsidTr="00BE56AA">
        <w:tc>
          <w:tcPr>
            <w:tcW w:w="9180" w:type="dxa"/>
            <w:gridSpan w:val="8"/>
            <w:shd w:val="clear" w:color="auto" w:fill="auto"/>
          </w:tcPr>
          <w:p w:rsidR="000C0DEF" w:rsidRPr="00604BD4" w:rsidRDefault="000C0DEF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b/>
                <w:color w:val="4A66AC" w:themeColor="accent4"/>
              </w:rPr>
            </w:pPr>
            <w:r w:rsidRPr="00604BD4">
              <w:rPr>
                <w:rFonts w:ascii="Arial" w:hAnsi="Arial" w:cs="Arial"/>
                <w:b/>
                <w:color w:val="4A66AC" w:themeColor="accent4"/>
              </w:rPr>
              <w:t>Lead Director</w:t>
            </w:r>
          </w:p>
          <w:p w:rsidR="000C0DEF" w:rsidRPr="00604BD4" w:rsidRDefault="00BA4E27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color w:val="000000" w:themeColor="text1"/>
              </w:rPr>
            </w:pPr>
            <w:r w:rsidRPr="00604BD4">
              <w:rPr>
                <w:rFonts w:ascii="Arial" w:hAnsi="Arial" w:cs="Arial"/>
                <w:color w:val="000000" w:themeColor="text1"/>
              </w:rPr>
              <w:t>Medical Director</w:t>
            </w:r>
          </w:p>
        </w:tc>
      </w:tr>
      <w:tr w:rsidR="000C0DEF" w:rsidRPr="00604BD4" w:rsidTr="00BE56AA">
        <w:tc>
          <w:tcPr>
            <w:tcW w:w="9180" w:type="dxa"/>
            <w:gridSpan w:val="8"/>
            <w:shd w:val="clear" w:color="auto" w:fill="auto"/>
          </w:tcPr>
          <w:p w:rsidR="000C0DEF" w:rsidRPr="00604BD4" w:rsidRDefault="000C0DEF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b/>
                <w:color w:val="4A66AC" w:themeColor="accent4"/>
              </w:rPr>
            </w:pPr>
            <w:r w:rsidRPr="00604BD4">
              <w:rPr>
                <w:rFonts w:ascii="Arial" w:hAnsi="Arial" w:cs="Arial"/>
                <w:b/>
                <w:color w:val="4A66AC" w:themeColor="accent4"/>
              </w:rPr>
              <w:t>Superseded Documents</w:t>
            </w:r>
          </w:p>
        </w:tc>
      </w:tr>
      <w:tr w:rsidR="000C0DEF" w:rsidRPr="00604BD4" w:rsidTr="00BE56AA">
        <w:tc>
          <w:tcPr>
            <w:tcW w:w="2927" w:type="dxa"/>
            <w:gridSpan w:val="3"/>
            <w:shd w:val="clear" w:color="auto" w:fill="auto"/>
          </w:tcPr>
          <w:p w:rsidR="000C0DEF" w:rsidRPr="00604BD4" w:rsidRDefault="000C0DEF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b/>
                <w:color w:val="4A66AC" w:themeColor="accent4"/>
              </w:rPr>
            </w:pPr>
            <w:r w:rsidRPr="00604BD4">
              <w:rPr>
                <w:rFonts w:ascii="Arial" w:hAnsi="Arial" w:cs="Arial"/>
                <w:b/>
                <w:color w:val="4A66AC" w:themeColor="accent4"/>
              </w:rPr>
              <w:t>Issue Date</w:t>
            </w:r>
          </w:p>
          <w:p w:rsidR="000C0DEF" w:rsidRPr="00604BD4" w:rsidRDefault="00F425E7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July 2021</w:t>
            </w:r>
          </w:p>
        </w:tc>
        <w:tc>
          <w:tcPr>
            <w:tcW w:w="2928" w:type="dxa"/>
            <w:gridSpan w:val="4"/>
            <w:shd w:val="clear" w:color="auto" w:fill="auto"/>
          </w:tcPr>
          <w:p w:rsidR="000C0DEF" w:rsidRPr="00604BD4" w:rsidRDefault="000C0DEF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b/>
                <w:color w:val="4A66AC" w:themeColor="accent4"/>
              </w:rPr>
            </w:pPr>
            <w:r w:rsidRPr="00604BD4">
              <w:rPr>
                <w:rFonts w:ascii="Arial" w:hAnsi="Arial" w:cs="Arial"/>
                <w:b/>
                <w:color w:val="4A66AC" w:themeColor="accent4"/>
              </w:rPr>
              <w:t>Review Date</w:t>
            </w:r>
          </w:p>
          <w:p w:rsidR="000C0DEF" w:rsidRPr="00604BD4" w:rsidRDefault="00F425E7" w:rsidP="000C0DEF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July 2024</w:t>
            </w:r>
          </w:p>
        </w:tc>
        <w:tc>
          <w:tcPr>
            <w:tcW w:w="3325" w:type="dxa"/>
            <w:shd w:val="clear" w:color="auto" w:fill="auto"/>
          </w:tcPr>
          <w:p w:rsidR="000C0DEF" w:rsidRPr="00604BD4" w:rsidRDefault="000C0DEF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color w:val="4A66AC" w:themeColor="accent4"/>
              </w:rPr>
            </w:pPr>
            <w:r w:rsidRPr="00604BD4">
              <w:rPr>
                <w:rFonts w:ascii="Arial" w:hAnsi="Arial" w:cs="Arial"/>
                <w:b/>
                <w:color w:val="4A66AC" w:themeColor="accent4"/>
              </w:rPr>
              <w:t>Review Cycle</w:t>
            </w:r>
            <w:r w:rsidRPr="00604BD4">
              <w:rPr>
                <w:rFonts w:ascii="Arial" w:hAnsi="Arial" w:cs="Arial"/>
                <w:color w:val="4A66AC" w:themeColor="accent4"/>
              </w:rPr>
              <w:t xml:space="preserve"> </w:t>
            </w:r>
          </w:p>
          <w:p w:rsidR="000C0DEF" w:rsidRPr="00604BD4" w:rsidRDefault="000C0DEF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b/>
                <w:color w:val="000000" w:themeColor="text1"/>
              </w:rPr>
            </w:pPr>
            <w:r w:rsidRPr="00604BD4">
              <w:rPr>
                <w:rFonts w:ascii="Arial" w:hAnsi="Arial" w:cs="Arial"/>
                <w:color w:val="000000" w:themeColor="text1"/>
              </w:rPr>
              <w:t>Three years</w:t>
            </w:r>
          </w:p>
        </w:tc>
      </w:tr>
      <w:tr w:rsidR="000C0DEF" w:rsidRPr="00604BD4" w:rsidTr="00BE56AA">
        <w:trPr>
          <w:trHeight w:val="1946"/>
        </w:trPr>
        <w:tc>
          <w:tcPr>
            <w:tcW w:w="9180" w:type="dxa"/>
            <w:gridSpan w:val="8"/>
            <w:shd w:val="clear" w:color="auto" w:fill="auto"/>
          </w:tcPr>
          <w:p w:rsidR="000C0DEF" w:rsidRPr="00604BD4" w:rsidRDefault="000C0DEF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b/>
                <w:color w:val="000000" w:themeColor="text1"/>
              </w:rPr>
            </w:pPr>
            <w:r w:rsidRPr="00604BD4">
              <w:rPr>
                <w:rFonts w:ascii="Arial" w:hAnsi="Arial" w:cs="Arial"/>
                <w:b/>
                <w:color w:val="4A66AC" w:themeColor="accent4"/>
              </w:rPr>
              <w:t xml:space="preserve">Consulted with the following stakeholders: </w:t>
            </w:r>
            <w:r w:rsidRPr="00604BD4">
              <w:rPr>
                <w:rFonts w:ascii="Arial" w:hAnsi="Arial" w:cs="Arial"/>
                <w:b/>
                <w:color w:val="000000" w:themeColor="text1"/>
              </w:rPr>
              <w:t>(list all)</w:t>
            </w:r>
          </w:p>
          <w:p w:rsidR="000C0DEF" w:rsidRPr="00604BD4" w:rsidRDefault="004066A6" w:rsidP="000C0DEF">
            <w:pPr>
              <w:pStyle w:val="NDHTBullet1"/>
              <w:rPr>
                <w:rFonts w:ascii="Arial" w:hAnsi="Arial" w:cs="Arial"/>
                <w:color w:val="000000" w:themeColor="text1"/>
                <w:sz w:val="22"/>
              </w:rPr>
            </w:pPr>
            <w:r w:rsidRPr="00604BD4">
              <w:rPr>
                <w:rFonts w:ascii="Arial" w:hAnsi="Arial" w:cs="Arial"/>
                <w:color w:val="000000" w:themeColor="text1"/>
                <w:sz w:val="22"/>
              </w:rPr>
              <w:t>Hospital Transfusion Committee</w:t>
            </w:r>
          </w:p>
          <w:p w:rsidR="00C115D3" w:rsidRPr="00604BD4" w:rsidRDefault="00C115D3" w:rsidP="000C0DEF">
            <w:pPr>
              <w:pStyle w:val="NDHTBullet1"/>
              <w:rPr>
                <w:rFonts w:ascii="Arial" w:hAnsi="Arial" w:cs="Arial"/>
                <w:color w:val="000000" w:themeColor="text1"/>
                <w:sz w:val="22"/>
              </w:rPr>
            </w:pPr>
            <w:r w:rsidRPr="00604BD4">
              <w:rPr>
                <w:rFonts w:ascii="Arial" w:hAnsi="Arial" w:cs="Arial"/>
                <w:color w:val="000000" w:themeColor="text1"/>
                <w:sz w:val="22"/>
              </w:rPr>
              <w:t>Lead Consultant Haematologist (Dr Veale)</w:t>
            </w:r>
          </w:p>
          <w:p w:rsidR="002327C5" w:rsidRPr="00604BD4" w:rsidRDefault="003F0D57" w:rsidP="000C0DEF">
            <w:pPr>
              <w:pStyle w:val="NDHTBullet1"/>
              <w:rPr>
                <w:rFonts w:ascii="Arial" w:hAnsi="Arial" w:cs="Arial"/>
                <w:color w:val="000000" w:themeColor="text1"/>
                <w:sz w:val="22"/>
              </w:rPr>
            </w:pPr>
            <w:r w:rsidRPr="00604BD4">
              <w:rPr>
                <w:rFonts w:ascii="Arial" w:hAnsi="Arial" w:cs="Arial"/>
                <w:color w:val="000000" w:themeColor="text1"/>
                <w:sz w:val="22"/>
              </w:rPr>
              <w:t>Pre</w:t>
            </w:r>
            <w:r w:rsidR="003B5865" w:rsidRPr="00604BD4">
              <w:rPr>
                <w:rFonts w:ascii="Arial" w:hAnsi="Arial" w:cs="Arial"/>
                <w:color w:val="000000" w:themeColor="text1"/>
                <w:sz w:val="22"/>
              </w:rPr>
              <w:t>-</w:t>
            </w:r>
            <w:r w:rsidRPr="00604BD4">
              <w:rPr>
                <w:rFonts w:ascii="Arial" w:hAnsi="Arial" w:cs="Arial"/>
                <w:color w:val="000000" w:themeColor="text1"/>
                <w:sz w:val="22"/>
              </w:rPr>
              <w:t>operative Assessment Lead Nurse</w:t>
            </w:r>
          </w:p>
          <w:p w:rsidR="000C0DEF" w:rsidRPr="00604BD4" w:rsidRDefault="002327C5" w:rsidP="000C0DEF">
            <w:pPr>
              <w:pStyle w:val="NDHTBullet1"/>
              <w:rPr>
                <w:rFonts w:ascii="Arial" w:hAnsi="Arial" w:cs="Arial"/>
                <w:color w:val="000000" w:themeColor="text1"/>
                <w:sz w:val="22"/>
              </w:rPr>
            </w:pPr>
            <w:r w:rsidRPr="00604BD4">
              <w:rPr>
                <w:rFonts w:ascii="Arial" w:hAnsi="Arial" w:cs="Arial"/>
                <w:color w:val="000000" w:themeColor="text1"/>
                <w:sz w:val="22"/>
              </w:rPr>
              <w:t>Pre-op</w:t>
            </w:r>
            <w:r w:rsidR="00C115D3" w:rsidRPr="00604BD4">
              <w:rPr>
                <w:rFonts w:ascii="Arial" w:hAnsi="Arial" w:cs="Arial"/>
                <w:color w:val="000000" w:themeColor="text1"/>
                <w:sz w:val="22"/>
              </w:rPr>
              <w:t>erative</w:t>
            </w:r>
            <w:r w:rsidRPr="00604BD4">
              <w:rPr>
                <w:rFonts w:ascii="Arial" w:hAnsi="Arial" w:cs="Arial"/>
                <w:color w:val="000000" w:themeColor="text1"/>
                <w:sz w:val="22"/>
              </w:rPr>
              <w:t xml:space="preserve"> Assessment </w:t>
            </w:r>
            <w:r w:rsidR="00C115D3" w:rsidRPr="00604BD4">
              <w:rPr>
                <w:rFonts w:ascii="Arial" w:hAnsi="Arial" w:cs="Arial"/>
                <w:color w:val="000000" w:themeColor="text1"/>
                <w:sz w:val="22"/>
              </w:rPr>
              <w:t>Consultant Anaesthetists</w:t>
            </w:r>
          </w:p>
          <w:p w:rsidR="002863CA" w:rsidRPr="00604BD4" w:rsidRDefault="002863CA" w:rsidP="000C0DEF">
            <w:pPr>
              <w:pStyle w:val="NDHTBullet1"/>
              <w:rPr>
                <w:rFonts w:ascii="Arial" w:hAnsi="Arial" w:cs="Arial"/>
                <w:color w:val="000000" w:themeColor="text1"/>
                <w:sz w:val="22"/>
              </w:rPr>
            </w:pPr>
            <w:r w:rsidRPr="00604BD4">
              <w:rPr>
                <w:rFonts w:ascii="Arial" w:hAnsi="Arial" w:cs="Arial"/>
                <w:color w:val="000000" w:themeColor="text1"/>
                <w:sz w:val="22"/>
              </w:rPr>
              <w:t>Co</w:t>
            </w:r>
            <w:r w:rsidR="0029704D" w:rsidRPr="00604BD4">
              <w:rPr>
                <w:rFonts w:ascii="Arial" w:hAnsi="Arial" w:cs="Arial"/>
                <w:color w:val="000000" w:themeColor="text1"/>
                <w:sz w:val="22"/>
              </w:rPr>
              <w:t>lorectal Consult</w:t>
            </w:r>
            <w:r w:rsidR="00C115D3" w:rsidRPr="00604BD4">
              <w:rPr>
                <w:rFonts w:ascii="Arial" w:hAnsi="Arial" w:cs="Arial"/>
                <w:color w:val="000000" w:themeColor="text1"/>
                <w:sz w:val="22"/>
              </w:rPr>
              <w:t>ant Surgeons</w:t>
            </w:r>
          </w:p>
          <w:p w:rsidR="002863CA" w:rsidRPr="00604BD4" w:rsidRDefault="00C115D3" w:rsidP="000C0DEF">
            <w:pPr>
              <w:pStyle w:val="NDHTBullet1"/>
              <w:rPr>
                <w:rFonts w:ascii="Arial" w:hAnsi="Arial" w:cs="Arial"/>
                <w:color w:val="000000" w:themeColor="text1"/>
                <w:sz w:val="22"/>
              </w:rPr>
            </w:pPr>
            <w:r w:rsidRPr="00604BD4">
              <w:rPr>
                <w:rFonts w:ascii="Arial" w:hAnsi="Arial" w:cs="Arial"/>
                <w:color w:val="000000" w:themeColor="text1"/>
                <w:sz w:val="22"/>
              </w:rPr>
              <w:t>Colorectal Specialist N</w:t>
            </w:r>
            <w:r w:rsidR="002863CA" w:rsidRPr="00604BD4">
              <w:rPr>
                <w:rFonts w:ascii="Arial" w:hAnsi="Arial" w:cs="Arial"/>
                <w:color w:val="000000" w:themeColor="text1"/>
                <w:sz w:val="22"/>
              </w:rPr>
              <w:t>urses</w:t>
            </w:r>
          </w:p>
          <w:p w:rsidR="003F0D57" w:rsidRPr="00604BD4" w:rsidRDefault="003F0D57" w:rsidP="000C0DEF">
            <w:pPr>
              <w:pStyle w:val="NDHTBullet1"/>
              <w:rPr>
                <w:rFonts w:ascii="Arial" w:hAnsi="Arial" w:cs="Arial"/>
                <w:color w:val="000000" w:themeColor="text1"/>
                <w:sz w:val="22"/>
              </w:rPr>
            </w:pPr>
            <w:r w:rsidRPr="00604BD4">
              <w:rPr>
                <w:rFonts w:ascii="Arial" w:hAnsi="Arial" w:cs="Arial"/>
                <w:color w:val="000000" w:themeColor="text1"/>
                <w:sz w:val="22"/>
              </w:rPr>
              <w:t>Medicines Management</w:t>
            </w:r>
            <w:r w:rsidR="0025499D" w:rsidRPr="00604BD4">
              <w:rPr>
                <w:rFonts w:ascii="Arial" w:hAnsi="Arial" w:cs="Arial"/>
                <w:color w:val="000000" w:themeColor="text1"/>
                <w:sz w:val="22"/>
              </w:rPr>
              <w:t xml:space="preserve"> Team</w:t>
            </w:r>
          </w:p>
          <w:p w:rsidR="00425D74" w:rsidRPr="00604BD4" w:rsidRDefault="00425D74" w:rsidP="000C0DEF">
            <w:pPr>
              <w:pStyle w:val="NDHTBullet1"/>
              <w:rPr>
                <w:rFonts w:ascii="Arial" w:hAnsi="Arial" w:cs="Arial"/>
                <w:color w:val="000000" w:themeColor="text1"/>
                <w:sz w:val="22"/>
              </w:rPr>
            </w:pPr>
            <w:r w:rsidRPr="00604BD4">
              <w:rPr>
                <w:rFonts w:ascii="Arial" w:hAnsi="Arial" w:cs="Arial"/>
                <w:color w:val="000000" w:themeColor="text1"/>
                <w:sz w:val="22"/>
              </w:rPr>
              <w:t>Clinical Pharmacy Manager</w:t>
            </w:r>
            <w:r w:rsidR="001E4D4C" w:rsidRPr="00604BD4">
              <w:rPr>
                <w:rFonts w:ascii="Arial" w:hAnsi="Arial" w:cs="Arial"/>
                <w:color w:val="000000" w:themeColor="text1"/>
                <w:sz w:val="22"/>
              </w:rPr>
              <w:t>/ Pharmacy lead for surgery</w:t>
            </w:r>
          </w:p>
          <w:p w:rsidR="00C115D3" w:rsidRPr="00604BD4" w:rsidRDefault="00842C6A" w:rsidP="00C115D3">
            <w:pPr>
              <w:pStyle w:val="NDHTBullet1"/>
              <w:rPr>
                <w:rFonts w:ascii="Arial" w:hAnsi="Arial" w:cs="Arial"/>
                <w:color w:val="000000" w:themeColor="text1"/>
                <w:sz w:val="22"/>
              </w:rPr>
            </w:pPr>
            <w:r w:rsidRPr="00604BD4">
              <w:rPr>
                <w:rFonts w:ascii="Arial" w:hAnsi="Arial" w:cs="Arial"/>
                <w:color w:val="000000" w:themeColor="text1"/>
                <w:sz w:val="22"/>
              </w:rPr>
              <w:t>Seamoor</w:t>
            </w:r>
            <w:r w:rsidR="00C115D3" w:rsidRPr="00604BD4">
              <w:rPr>
                <w:rFonts w:ascii="Arial" w:hAnsi="Arial" w:cs="Arial"/>
                <w:color w:val="000000" w:themeColor="text1"/>
                <w:sz w:val="22"/>
              </w:rPr>
              <w:t xml:space="preserve"> Unit team</w:t>
            </w:r>
          </w:p>
          <w:p w:rsidR="002863CA" w:rsidRPr="00604BD4" w:rsidRDefault="00F425E7" w:rsidP="00604BD4">
            <w:pPr>
              <w:pStyle w:val="NDHTBullet1"/>
              <w:rPr>
                <w:rFonts w:ascii="Arial" w:hAnsi="Arial" w:cs="Arial"/>
                <w:color w:val="000000" w:themeColor="text1"/>
                <w:sz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</w:rPr>
              <w:t>Management Group</w:t>
            </w:r>
          </w:p>
        </w:tc>
      </w:tr>
      <w:tr w:rsidR="000C0DEF" w:rsidRPr="00604BD4" w:rsidTr="00BE56AA">
        <w:tc>
          <w:tcPr>
            <w:tcW w:w="9180" w:type="dxa"/>
            <w:gridSpan w:val="8"/>
            <w:shd w:val="clear" w:color="auto" w:fill="auto"/>
          </w:tcPr>
          <w:p w:rsidR="000C0DEF" w:rsidRPr="00604BD4" w:rsidRDefault="000C0DEF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b/>
                <w:color w:val="4A66AC" w:themeColor="accent4"/>
              </w:rPr>
            </w:pPr>
            <w:r w:rsidRPr="00604BD4">
              <w:rPr>
                <w:rFonts w:ascii="Arial" w:hAnsi="Arial" w:cs="Arial"/>
                <w:b/>
                <w:color w:val="4A66AC" w:themeColor="accent4"/>
              </w:rPr>
              <w:t xml:space="preserve">Approval and Review Process </w:t>
            </w:r>
          </w:p>
          <w:p w:rsidR="00535C07" w:rsidRPr="00535C07" w:rsidRDefault="00535C07" w:rsidP="00535C07">
            <w:pPr>
              <w:pStyle w:val="NDHTBullet1"/>
              <w:rPr>
                <w:rFonts w:ascii="Arial" w:hAnsi="Arial" w:cs="Arial"/>
                <w:color w:val="000000" w:themeColor="text1"/>
                <w:sz w:val="22"/>
              </w:rPr>
            </w:pPr>
            <w:r w:rsidRPr="00535C07">
              <w:rPr>
                <w:rFonts w:ascii="Arial" w:hAnsi="Arial" w:cs="Arial"/>
                <w:color w:val="000000" w:themeColor="text1"/>
                <w:sz w:val="22"/>
              </w:rPr>
              <w:t xml:space="preserve">Patient Blood Management Group </w:t>
            </w:r>
          </w:p>
          <w:p w:rsidR="004B5215" w:rsidRPr="00604BD4" w:rsidRDefault="004B5215" w:rsidP="00535C07">
            <w:pPr>
              <w:pStyle w:val="NDHTBullet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22"/>
              </w:rPr>
              <w:t xml:space="preserve">Anaesthetics and Surgery </w:t>
            </w:r>
          </w:p>
        </w:tc>
      </w:tr>
      <w:tr w:rsidR="000C0DEF" w:rsidRPr="00604BD4" w:rsidTr="00BE56AA">
        <w:tc>
          <w:tcPr>
            <w:tcW w:w="9180" w:type="dxa"/>
            <w:gridSpan w:val="8"/>
            <w:shd w:val="clear" w:color="auto" w:fill="auto"/>
          </w:tcPr>
          <w:p w:rsidR="000C0DEF" w:rsidRPr="00604BD4" w:rsidRDefault="000C0DEF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b/>
                <w:color w:val="4A66AC" w:themeColor="accent4"/>
              </w:rPr>
            </w:pPr>
            <w:r w:rsidRPr="00604BD4">
              <w:rPr>
                <w:rFonts w:ascii="Arial" w:hAnsi="Arial" w:cs="Arial"/>
                <w:b/>
                <w:color w:val="4A66AC" w:themeColor="accent4"/>
              </w:rPr>
              <w:t>Local Archive Reference</w:t>
            </w:r>
          </w:p>
          <w:p w:rsidR="004E2C6E" w:rsidRPr="00604BD4" w:rsidRDefault="004E2C6E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color w:val="000000" w:themeColor="text1"/>
              </w:rPr>
            </w:pPr>
            <w:r w:rsidRPr="00604BD4">
              <w:rPr>
                <w:rFonts w:ascii="Arial" w:hAnsi="Arial" w:cs="Arial"/>
                <w:color w:val="000000" w:themeColor="text1"/>
              </w:rPr>
              <w:t>G:\PHARMACY\Policies &amp; Procedures</w:t>
            </w:r>
          </w:p>
          <w:p w:rsidR="000C0DEF" w:rsidRPr="00604BD4" w:rsidRDefault="000C0DEF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b/>
                <w:color w:val="4A66AC" w:themeColor="accent4"/>
              </w:rPr>
            </w:pPr>
            <w:r w:rsidRPr="00604BD4">
              <w:rPr>
                <w:rFonts w:ascii="Arial" w:hAnsi="Arial" w:cs="Arial"/>
                <w:b/>
                <w:color w:val="4A66AC" w:themeColor="accent4"/>
              </w:rPr>
              <w:t>Local Path</w:t>
            </w:r>
          </w:p>
          <w:p w:rsidR="004E2C6E" w:rsidRPr="00604BD4" w:rsidRDefault="004E2C6E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color w:val="000000" w:themeColor="text1"/>
              </w:rPr>
            </w:pPr>
            <w:r w:rsidRPr="00604BD4">
              <w:rPr>
                <w:rFonts w:ascii="Arial" w:hAnsi="Arial" w:cs="Arial"/>
                <w:color w:val="000000" w:themeColor="text1"/>
              </w:rPr>
              <w:t xml:space="preserve">Pre-Operative Anaemia guideline </w:t>
            </w:r>
          </w:p>
          <w:p w:rsidR="000C0DEF" w:rsidRPr="00604BD4" w:rsidRDefault="000C0DEF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b/>
                <w:color w:val="4A66AC" w:themeColor="accent4"/>
              </w:rPr>
            </w:pPr>
            <w:r w:rsidRPr="00604BD4">
              <w:rPr>
                <w:rFonts w:ascii="Arial" w:hAnsi="Arial" w:cs="Arial"/>
                <w:b/>
                <w:color w:val="4A66AC" w:themeColor="accent4"/>
              </w:rPr>
              <w:t>Filename</w:t>
            </w:r>
          </w:p>
          <w:p w:rsidR="000C0DEF" w:rsidRPr="00604BD4" w:rsidRDefault="004E2C6E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b/>
                <w:color w:val="000000" w:themeColor="text1"/>
              </w:rPr>
            </w:pPr>
            <w:r w:rsidRPr="00604BD4">
              <w:rPr>
                <w:rFonts w:ascii="Arial" w:hAnsi="Arial" w:cs="Arial"/>
                <w:b/>
                <w:color w:val="000000" w:themeColor="text1"/>
              </w:rPr>
              <w:t>Pre-operative anaemia guideline</w:t>
            </w:r>
            <w:r w:rsidR="00CE1382" w:rsidRPr="00604BD4">
              <w:rPr>
                <w:rFonts w:ascii="Arial" w:hAnsi="Arial" w:cs="Arial"/>
                <w:b/>
                <w:color w:val="000000" w:themeColor="text1"/>
              </w:rPr>
              <w:t xml:space="preserve"> (Major colorectal surgery) V1</w:t>
            </w:r>
          </w:p>
        </w:tc>
      </w:tr>
      <w:tr w:rsidR="000C0DEF" w:rsidRPr="00604BD4" w:rsidTr="00BE56AA">
        <w:tc>
          <w:tcPr>
            <w:tcW w:w="4519" w:type="dxa"/>
            <w:gridSpan w:val="6"/>
            <w:shd w:val="clear" w:color="auto" w:fill="auto"/>
          </w:tcPr>
          <w:p w:rsidR="000C0DEF" w:rsidRPr="00604BD4" w:rsidRDefault="000C0DEF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b/>
                <w:color w:val="000000" w:themeColor="text1"/>
              </w:rPr>
            </w:pPr>
            <w:r w:rsidRPr="00604BD4">
              <w:rPr>
                <w:rFonts w:ascii="Arial" w:hAnsi="Arial" w:cs="Arial"/>
                <w:b/>
                <w:color w:val="4A66AC" w:themeColor="accent4"/>
              </w:rPr>
              <w:t>Policy categories for Trust’s internal website (Bob)</w:t>
            </w:r>
          </w:p>
          <w:p w:rsidR="000C0DEF" w:rsidRPr="00604BD4" w:rsidRDefault="004066A6" w:rsidP="00E24E0F">
            <w:pPr>
              <w:tabs>
                <w:tab w:val="left" w:pos="3200"/>
              </w:tabs>
              <w:spacing w:after="0"/>
              <w:rPr>
                <w:rFonts w:ascii="Arial" w:hAnsi="Arial" w:cs="Arial"/>
                <w:color w:val="000000" w:themeColor="text1"/>
              </w:rPr>
            </w:pPr>
            <w:r w:rsidRPr="00604BD4">
              <w:rPr>
                <w:rFonts w:ascii="Arial" w:hAnsi="Arial" w:cs="Arial"/>
                <w:color w:val="000000" w:themeColor="text1"/>
              </w:rPr>
              <w:t>Pre-op</w:t>
            </w:r>
            <w:r w:rsidR="0025499D" w:rsidRPr="00604BD4">
              <w:rPr>
                <w:rFonts w:ascii="Arial" w:hAnsi="Arial" w:cs="Arial"/>
                <w:color w:val="000000" w:themeColor="text1"/>
              </w:rPr>
              <w:t>, Haematology, Anaesthetics, Pharmacy</w:t>
            </w:r>
            <w:r w:rsidR="00A104D8" w:rsidRPr="00604BD4">
              <w:rPr>
                <w:rFonts w:ascii="Arial" w:hAnsi="Arial" w:cs="Arial"/>
                <w:color w:val="000000" w:themeColor="text1"/>
              </w:rPr>
              <w:t xml:space="preserve">, Colorectal </w:t>
            </w:r>
            <w:r w:rsidR="005A39A7" w:rsidRPr="00604BD4">
              <w:rPr>
                <w:rFonts w:ascii="Arial" w:hAnsi="Arial" w:cs="Arial"/>
                <w:color w:val="000000" w:themeColor="text1"/>
              </w:rPr>
              <w:t xml:space="preserve">Surgery, </w:t>
            </w:r>
            <w:proofErr w:type="spellStart"/>
            <w:r w:rsidR="005A39A7" w:rsidRPr="00604BD4">
              <w:rPr>
                <w:rFonts w:ascii="Arial" w:hAnsi="Arial" w:cs="Arial"/>
                <w:color w:val="000000" w:themeColor="text1"/>
              </w:rPr>
              <w:t>Gasto</w:t>
            </w:r>
            <w:r w:rsidR="00A104D8" w:rsidRPr="00604BD4">
              <w:rPr>
                <w:rFonts w:ascii="Arial" w:hAnsi="Arial" w:cs="Arial"/>
                <w:color w:val="000000" w:themeColor="text1"/>
              </w:rPr>
              <w:t>enterology</w:t>
            </w:r>
            <w:proofErr w:type="spellEnd"/>
            <w:r w:rsidR="00A104D8" w:rsidRPr="00604BD4">
              <w:rPr>
                <w:rFonts w:ascii="Arial" w:hAnsi="Arial" w:cs="Arial"/>
                <w:color w:val="000000" w:themeColor="text1"/>
              </w:rPr>
              <w:t>, Endoscopy</w:t>
            </w:r>
          </w:p>
        </w:tc>
        <w:tc>
          <w:tcPr>
            <w:tcW w:w="4661" w:type="dxa"/>
            <w:gridSpan w:val="2"/>
            <w:shd w:val="clear" w:color="auto" w:fill="auto"/>
          </w:tcPr>
          <w:p w:rsidR="000C0DEF" w:rsidRPr="00604BD4" w:rsidRDefault="000C0DEF" w:rsidP="000C0DEF">
            <w:pPr>
              <w:tabs>
                <w:tab w:val="left" w:pos="3200"/>
              </w:tabs>
              <w:spacing w:after="0"/>
              <w:rPr>
                <w:rFonts w:ascii="Arial" w:hAnsi="Arial" w:cs="Arial"/>
                <w:b/>
                <w:color w:val="4A66AC" w:themeColor="accent4"/>
              </w:rPr>
            </w:pPr>
            <w:r w:rsidRPr="00604BD4">
              <w:rPr>
                <w:rFonts w:ascii="Arial" w:hAnsi="Arial" w:cs="Arial"/>
                <w:b/>
                <w:color w:val="4A66AC" w:themeColor="accent4"/>
              </w:rPr>
              <w:t>Tags for Trust’s internal website (Bob)</w:t>
            </w:r>
          </w:p>
          <w:p w:rsidR="000C0DEF" w:rsidRPr="00604BD4" w:rsidRDefault="003B5865" w:rsidP="00604BD4">
            <w:pPr>
              <w:tabs>
                <w:tab w:val="left" w:pos="3200"/>
              </w:tabs>
              <w:spacing w:after="0"/>
              <w:rPr>
                <w:rFonts w:ascii="Arial" w:hAnsi="Arial" w:cs="Arial"/>
                <w:color w:val="000000" w:themeColor="text1"/>
              </w:rPr>
            </w:pPr>
            <w:r w:rsidRPr="00604BD4">
              <w:rPr>
                <w:rFonts w:ascii="Arial" w:hAnsi="Arial" w:cs="Arial"/>
                <w:color w:val="000000" w:themeColor="text1"/>
              </w:rPr>
              <w:t>Anaemia,</w:t>
            </w:r>
            <w:r w:rsidR="005A39A7" w:rsidRPr="00604BD4">
              <w:rPr>
                <w:rFonts w:ascii="Arial" w:hAnsi="Arial" w:cs="Arial"/>
                <w:color w:val="000000" w:themeColor="text1"/>
              </w:rPr>
              <w:t xml:space="preserve"> Pre-op</w:t>
            </w:r>
            <w:r w:rsidR="00921918" w:rsidRPr="00604BD4">
              <w:rPr>
                <w:rFonts w:ascii="Arial" w:hAnsi="Arial" w:cs="Arial"/>
                <w:color w:val="000000" w:themeColor="text1"/>
              </w:rPr>
              <w:t>, Oral iron</w:t>
            </w:r>
            <w:r w:rsidR="00604BD4" w:rsidRPr="00604BD4">
              <w:rPr>
                <w:rFonts w:ascii="Arial" w:hAnsi="Arial" w:cs="Arial"/>
                <w:color w:val="000000" w:themeColor="text1"/>
              </w:rPr>
              <w:t>,</w:t>
            </w:r>
            <w:r w:rsidR="00F425E7">
              <w:rPr>
                <w:rFonts w:ascii="Arial" w:hAnsi="Arial" w:cs="Arial"/>
                <w:color w:val="000000" w:themeColor="text1"/>
              </w:rPr>
              <w:t xml:space="preserve"> </w:t>
            </w:r>
            <w:r w:rsidR="00921918" w:rsidRPr="00604BD4">
              <w:rPr>
                <w:rFonts w:ascii="Arial" w:hAnsi="Arial" w:cs="Arial"/>
                <w:color w:val="000000" w:themeColor="text1"/>
              </w:rPr>
              <w:t>Iron infusion, H</w:t>
            </w:r>
            <w:r w:rsidRPr="00604BD4">
              <w:rPr>
                <w:rFonts w:ascii="Arial" w:hAnsi="Arial" w:cs="Arial"/>
                <w:color w:val="000000" w:themeColor="text1"/>
              </w:rPr>
              <w:t>aemoglobin</w:t>
            </w:r>
            <w:r w:rsidR="00921918" w:rsidRPr="00604BD4">
              <w:rPr>
                <w:rFonts w:ascii="Arial" w:hAnsi="Arial" w:cs="Arial"/>
                <w:color w:val="000000" w:themeColor="text1"/>
              </w:rPr>
              <w:t>, Transfusion, Iron deficiency, Functional iron deficiency</w:t>
            </w:r>
            <w:r w:rsidR="0025499D" w:rsidRPr="00604BD4">
              <w:rPr>
                <w:rFonts w:ascii="Arial" w:hAnsi="Arial" w:cs="Arial"/>
                <w:color w:val="000000" w:themeColor="text1"/>
              </w:rPr>
              <w:t>,</w:t>
            </w:r>
            <w:r w:rsidR="002863CA" w:rsidRPr="00604BD4">
              <w:rPr>
                <w:rFonts w:ascii="Arial" w:hAnsi="Arial" w:cs="Arial"/>
                <w:color w:val="000000" w:themeColor="text1"/>
              </w:rPr>
              <w:t xml:space="preserve"> Colorectal surgery,</w:t>
            </w:r>
            <w:r w:rsidR="0025499D" w:rsidRPr="00604BD4">
              <w:rPr>
                <w:rFonts w:ascii="Arial" w:hAnsi="Arial" w:cs="Arial"/>
                <w:color w:val="000000" w:themeColor="text1"/>
              </w:rPr>
              <w:t xml:space="preserve"> Anaesthetics</w:t>
            </w:r>
            <w:r w:rsidR="002863CA" w:rsidRPr="00604BD4">
              <w:rPr>
                <w:rFonts w:ascii="Arial" w:hAnsi="Arial" w:cs="Arial"/>
                <w:color w:val="000000" w:themeColor="text1"/>
              </w:rPr>
              <w:t>, Haematology, General surgery</w:t>
            </w:r>
            <w:r w:rsidR="009B5002" w:rsidRPr="00604BD4">
              <w:rPr>
                <w:rFonts w:ascii="Arial" w:hAnsi="Arial" w:cs="Arial"/>
                <w:color w:val="000000" w:themeColor="text1"/>
              </w:rPr>
              <w:t>, Pharmacy</w:t>
            </w:r>
            <w:r w:rsidR="005A39A7" w:rsidRPr="00604BD4">
              <w:rPr>
                <w:rFonts w:ascii="Arial" w:hAnsi="Arial" w:cs="Arial"/>
                <w:color w:val="000000" w:themeColor="text1"/>
              </w:rPr>
              <w:t>, Gastroenterology</w:t>
            </w:r>
          </w:p>
        </w:tc>
      </w:tr>
    </w:tbl>
    <w:p w:rsidR="00BE56AA" w:rsidRPr="00604BD4" w:rsidRDefault="00BE56AA" w:rsidP="00F77208">
      <w:pPr>
        <w:rPr>
          <w:rFonts w:ascii="Arial" w:hAnsi="Arial" w:cs="Arial"/>
          <w:b/>
          <w:color w:val="4A66AC" w:themeColor="accent4"/>
          <w:sz w:val="28"/>
          <w:szCs w:val="28"/>
        </w:rPr>
        <w:sectPr w:rsidR="00BE56AA" w:rsidRPr="00604BD4" w:rsidSect="00FC2C43">
          <w:headerReference w:type="default" r:id="rId9"/>
          <w:footerReference w:type="default" r:id="rId10"/>
          <w:pgSz w:w="11906" w:h="16838" w:code="9"/>
          <w:pgMar w:top="1440" w:right="1440" w:bottom="1440" w:left="1440" w:header="709" w:footer="904" w:gutter="0"/>
          <w:cols w:space="708"/>
          <w:docGrid w:linePitch="360"/>
        </w:sectPr>
      </w:pPr>
    </w:p>
    <w:p w:rsidR="00423585" w:rsidRPr="00604BD4" w:rsidRDefault="00423585" w:rsidP="00423585">
      <w:pPr>
        <w:pBdr>
          <w:bottom w:val="single" w:sz="12" w:space="1" w:color="4A66AC" w:themeColor="accent4"/>
        </w:pBdr>
        <w:jc w:val="center"/>
        <w:rPr>
          <w:rFonts w:ascii="Arial" w:hAnsi="Arial" w:cs="Arial"/>
          <w:b/>
          <w:color w:val="4A66AC" w:themeColor="accent4"/>
          <w:sz w:val="28"/>
          <w:szCs w:val="28"/>
        </w:rPr>
      </w:pPr>
      <w:r w:rsidRPr="00604BD4">
        <w:rPr>
          <w:rFonts w:ascii="Arial" w:hAnsi="Arial" w:cs="Arial"/>
          <w:b/>
          <w:color w:val="4A66AC" w:themeColor="accent4"/>
          <w:sz w:val="28"/>
          <w:szCs w:val="28"/>
        </w:rPr>
        <w:t>CONTENTS</w:t>
      </w:r>
    </w:p>
    <w:p w:rsidR="00234ABB" w:rsidRPr="00604BD4" w:rsidRDefault="00937E15">
      <w:pPr>
        <w:pStyle w:val="TOC1"/>
        <w:rPr>
          <w:rFonts w:ascii="Arial" w:hAnsi="Arial" w:cs="Arial"/>
          <w:b w:val="0"/>
          <w:noProof/>
          <w:lang w:val="en-GB" w:eastAsia="en-GB"/>
        </w:rPr>
      </w:pPr>
      <w:r w:rsidRPr="00604BD4">
        <w:rPr>
          <w:rFonts w:ascii="Arial" w:hAnsi="Arial" w:cs="Arial"/>
          <w:color w:val="4A66AC" w:themeColor="accent4"/>
          <w:sz w:val="24"/>
          <w:szCs w:val="28"/>
        </w:rPr>
        <w:fldChar w:fldCharType="begin"/>
      </w:r>
      <w:r w:rsidRPr="00604BD4">
        <w:rPr>
          <w:rFonts w:ascii="Arial" w:hAnsi="Arial" w:cs="Arial"/>
          <w:color w:val="4A66AC" w:themeColor="accent4"/>
          <w:sz w:val="24"/>
          <w:szCs w:val="28"/>
        </w:rPr>
        <w:instrText xml:space="preserve"> TOC \o "1-2" \h \z \u </w:instrText>
      </w:r>
      <w:r w:rsidRPr="00604BD4">
        <w:rPr>
          <w:rFonts w:ascii="Arial" w:hAnsi="Arial" w:cs="Arial"/>
          <w:color w:val="4A66AC" w:themeColor="accent4"/>
          <w:sz w:val="24"/>
          <w:szCs w:val="28"/>
        </w:rPr>
        <w:fldChar w:fldCharType="separate"/>
      </w:r>
      <w:hyperlink w:anchor="_Toc475447187" w:history="1">
        <w:r w:rsidR="00234ABB" w:rsidRPr="00604BD4">
          <w:rPr>
            <w:rStyle w:val="Hyperlink"/>
            <w:rFonts w:ascii="Arial" w:hAnsi="Arial" w:cs="Arial"/>
            <w:noProof/>
          </w:rPr>
          <w:t>Document Control</w:t>
        </w:r>
        <w:r w:rsidR="00234ABB" w:rsidRPr="00604BD4">
          <w:rPr>
            <w:rFonts w:ascii="Arial" w:hAnsi="Arial" w:cs="Arial"/>
            <w:noProof/>
            <w:webHidden/>
          </w:rPr>
          <w:tab/>
        </w:r>
        <w:r w:rsidR="00234ABB" w:rsidRPr="00604BD4">
          <w:rPr>
            <w:rFonts w:ascii="Arial" w:hAnsi="Arial" w:cs="Arial"/>
            <w:noProof/>
            <w:webHidden/>
          </w:rPr>
          <w:fldChar w:fldCharType="begin"/>
        </w:r>
        <w:r w:rsidR="00234ABB" w:rsidRPr="00604BD4">
          <w:rPr>
            <w:rFonts w:ascii="Arial" w:hAnsi="Arial" w:cs="Arial"/>
            <w:noProof/>
            <w:webHidden/>
          </w:rPr>
          <w:instrText xml:space="preserve"> PAGEREF _Toc475447187 \h </w:instrText>
        </w:r>
        <w:r w:rsidR="00234ABB" w:rsidRPr="00604BD4">
          <w:rPr>
            <w:rFonts w:ascii="Arial" w:hAnsi="Arial" w:cs="Arial"/>
            <w:noProof/>
            <w:webHidden/>
          </w:rPr>
        </w:r>
        <w:r w:rsidR="00234ABB" w:rsidRPr="00604BD4">
          <w:rPr>
            <w:rFonts w:ascii="Arial" w:hAnsi="Arial" w:cs="Arial"/>
            <w:noProof/>
            <w:webHidden/>
          </w:rPr>
          <w:fldChar w:fldCharType="separate"/>
        </w:r>
        <w:r w:rsidR="007F25B5">
          <w:rPr>
            <w:rFonts w:ascii="Arial" w:hAnsi="Arial" w:cs="Arial"/>
            <w:noProof/>
            <w:webHidden/>
          </w:rPr>
          <w:t>1</w:t>
        </w:r>
        <w:r w:rsidR="00234ABB" w:rsidRPr="00604BD4">
          <w:rPr>
            <w:rFonts w:ascii="Arial" w:hAnsi="Arial" w:cs="Arial"/>
            <w:noProof/>
            <w:webHidden/>
          </w:rPr>
          <w:fldChar w:fldCharType="end"/>
        </w:r>
      </w:hyperlink>
    </w:p>
    <w:p w:rsidR="00234ABB" w:rsidRPr="00604BD4" w:rsidRDefault="00BA4D72">
      <w:pPr>
        <w:pStyle w:val="TOC1"/>
        <w:rPr>
          <w:rFonts w:ascii="Arial" w:hAnsi="Arial" w:cs="Arial"/>
          <w:b w:val="0"/>
          <w:noProof/>
          <w:lang w:val="en-GB" w:eastAsia="en-GB"/>
        </w:rPr>
      </w:pPr>
      <w:hyperlink w:anchor="_Toc475447188" w:history="1">
        <w:r w:rsidR="00234ABB" w:rsidRPr="00604BD4">
          <w:rPr>
            <w:rStyle w:val="Hyperlink"/>
            <w:rFonts w:ascii="Arial" w:hAnsi="Arial" w:cs="Arial"/>
            <w:noProof/>
          </w:rPr>
          <w:t>1.</w:t>
        </w:r>
        <w:r w:rsidR="00234ABB" w:rsidRPr="00604BD4">
          <w:rPr>
            <w:rFonts w:ascii="Arial" w:hAnsi="Arial" w:cs="Arial"/>
            <w:b w:val="0"/>
            <w:noProof/>
            <w:lang w:val="en-GB" w:eastAsia="en-GB"/>
          </w:rPr>
          <w:tab/>
        </w:r>
        <w:r w:rsidR="00234ABB" w:rsidRPr="00604BD4">
          <w:rPr>
            <w:rStyle w:val="Hyperlink"/>
            <w:rFonts w:ascii="Arial" w:hAnsi="Arial" w:cs="Arial"/>
            <w:noProof/>
          </w:rPr>
          <w:t>Purpose</w:t>
        </w:r>
        <w:r w:rsidR="00234ABB" w:rsidRPr="00604BD4">
          <w:rPr>
            <w:rFonts w:ascii="Arial" w:hAnsi="Arial" w:cs="Arial"/>
            <w:noProof/>
            <w:webHidden/>
          </w:rPr>
          <w:tab/>
        </w:r>
        <w:r w:rsidR="00234ABB" w:rsidRPr="00604BD4">
          <w:rPr>
            <w:rFonts w:ascii="Arial" w:hAnsi="Arial" w:cs="Arial"/>
            <w:noProof/>
            <w:webHidden/>
          </w:rPr>
          <w:fldChar w:fldCharType="begin"/>
        </w:r>
        <w:r w:rsidR="00234ABB" w:rsidRPr="00604BD4">
          <w:rPr>
            <w:rFonts w:ascii="Arial" w:hAnsi="Arial" w:cs="Arial"/>
            <w:noProof/>
            <w:webHidden/>
          </w:rPr>
          <w:instrText xml:space="preserve"> PAGEREF _Toc475447188 \h </w:instrText>
        </w:r>
        <w:r w:rsidR="00234ABB" w:rsidRPr="00604BD4">
          <w:rPr>
            <w:rFonts w:ascii="Arial" w:hAnsi="Arial" w:cs="Arial"/>
            <w:noProof/>
            <w:webHidden/>
          </w:rPr>
        </w:r>
        <w:r w:rsidR="00234ABB" w:rsidRPr="00604BD4">
          <w:rPr>
            <w:rFonts w:ascii="Arial" w:hAnsi="Arial" w:cs="Arial"/>
            <w:noProof/>
            <w:webHidden/>
          </w:rPr>
          <w:fldChar w:fldCharType="separate"/>
        </w:r>
        <w:r w:rsidR="007F25B5">
          <w:rPr>
            <w:rFonts w:ascii="Arial" w:hAnsi="Arial" w:cs="Arial"/>
            <w:noProof/>
            <w:webHidden/>
          </w:rPr>
          <w:t>3</w:t>
        </w:r>
        <w:r w:rsidR="00234ABB" w:rsidRPr="00604BD4">
          <w:rPr>
            <w:rFonts w:ascii="Arial" w:hAnsi="Arial" w:cs="Arial"/>
            <w:noProof/>
            <w:webHidden/>
          </w:rPr>
          <w:fldChar w:fldCharType="end"/>
        </w:r>
      </w:hyperlink>
    </w:p>
    <w:p w:rsidR="00234ABB" w:rsidRPr="00604BD4" w:rsidRDefault="00BA4D72">
      <w:pPr>
        <w:pStyle w:val="TOC1"/>
        <w:rPr>
          <w:rFonts w:ascii="Arial" w:hAnsi="Arial" w:cs="Arial"/>
          <w:b w:val="0"/>
          <w:noProof/>
          <w:lang w:val="en-GB" w:eastAsia="en-GB"/>
        </w:rPr>
      </w:pPr>
      <w:hyperlink w:anchor="_Toc475447189" w:history="1">
        <w:r w:rsidR="00234ABB" w:rsidRPr="00604BD4">
          <w:rPr>
            <w:rStyle w:val="Hyperlink"/>
            <w:rFonts w:ascii="Arial" w:hAnsi="Arial" w:cs="Arial"/>
            <w:noProof/>
          </w:rPr>
          <w:t>2.</w:t>
        </w:r>
        <w:r w:rsidR="00234ABB" w:rsidRPr="00604BD4">
          <w:rPr>
            <w:rFonts w:ascii="Arial" w:hAnsi="Arial" w:cs="Arial"/>
            <w:b w:val="0"/>
            <w:noProof/>
            <w:lang w:val="en-GB" w:eastAsia="en-GB"/>
          </w:rPr>
          <w:tab/>
        </w:r>
        <w:r w:rsidR="00234ABB" w:rsidRPr="00604BD4">
          <w:rPr>
            <w:rStyle w:val="Hyperlink"/>
            <w:rFonts w:ascii="Arial" w:hAnsi="Arial" w:cs="Arial"/>
            <w:noProof/>
          </w:rPr>
          <w:t>Definitions</w:t>
        </w:r>
        <w:r w:rsidR="00234ABB" w:rsidRPr="00604BD4">
          <w:rPr>
            <w:rFonts w:ascii="Arial" w:hAnsi="Arial" w:cs="Arial"/>
            <w:noProof/>
            <w:webHidden/>
          </w:rPr>
          <w:tab/>
        </w:r>
        <w:r w:rsidR="00234ABB" w:rsidRPr="00604BD4">
          <w:rPr>
            <w:rFonts w:ascii="Arial" w:hAnsi="Arial" w:cs="Arial"/>
            <w:noProof/>
            <w:webHidden/>
          </w:rPr>
          <w:fldChar w:fldCharType="begin"/>
        </w:r>
        <w:r w:rsidR="00234ABB" w:rsidRPr="00604BD4">
          <w:rPr>
            <w:rFonts w:ascii="Arial" w:hAnsi="Arial" w:cs="Arial"/>
            <w:noProof/>
            <w:webHidden/>
          </w:rPr>
          <w:instrText xml:space="preserve"> PAGEREF _Toc475447189 \h </w:instrText>
        </w:r>
        <w:r w:rsidR="00234ABB" w:rsidRPr="00604BD4">
          <w:rPr>
            <w:rFonts w:ascii="Arial" w:hAnsi="Arial" w:cs="Arial"/>
            <w:noProof/>
            <w:webHidden/>
          </w:rPr>
        </w:r>
        <w:r w:rsidR="00234ABB" w:rsidRPr="00604BD4">
          <w:rPr>
            <w:rFonts w:ascii="Arial" w:hAnsi="Arial" w:cs="Arial"/>
            <w:noProof/>
            <w:webHidden/>
          </w:rPr>
          <w:fldChar w:fldCharType="separate"/>
        </w:r>
        <w:r w:rsidR="007F25B5">
          <w:rPr>
            <w:rFonts w:ascii="Arial" w:hAnsi="Arial" w:cs="Arial"/>
            <w:noProof/>
            <w:webHidden/>
          </w:rPr>
          <w:t>3</w:t>
        </w:r>
        <w:r w:rsidR="00234ABB" w:rsidRPr="00604BD4">
          <w:rPr>
            <w:rFonts w:ascii="Arial" w:hAnsi="Arial" w:cs="Arial"/>
            <w:noProof/>
            <w:webHidden/>
          </w:rPr>
          <w:fldChar w:fldCharType="end"/>
        </w:r>
      </w:hyperlink>
    </w:p>
    <w:p w:rsidR="00234ABB" w:rsidRPr="00604BD4" w:rsidRDefault="00BA4D72">
      <w:pPr>
        <w:pStyle w:val="TOC1"/>
        <w:rPr>
          <w:rFonts w:ascii="Arial" w:hAnsi="Arial" w:cs="Arial"/>
          <w:b w:val="0"/>
          <w:noProof/>
          <w:lang w:val="en-GB" w:eastAsia="en-GB"/>
        </w:rPr>
      </w:pPr>
      <w:hyperlink w:anchor="_Toc475447190" w:history="1">
        <w:r w:rsidR="00234ABB" w:rsidRPr="00604BD4">
          <w:rPr>
            <w:rStyle w:val="Hyperlink"/>
            <w:rFonts w:ascii="Arial" w:hAnsi="Arial" w:cs="Arial"/>
            <w:noProof/>
          </w:rPr>
          <w:t>3.</w:t>
        </w:r>
        <w:r w:rsidR="00234ABB" w:rsidRPr="00604BD4">
          <w:rPr>
            <w:rFonts w:ascii="Arial" w:hAnsi="Arial" w:cs="Arial"/>
            <w:b w:val="0"/>
            <w:noProof/>
            <w:lang w:val="en-GB" w:eastAsia="en-GB"/>
          </w:rPr>
          <w:tab/>
        </w:r>
        <w:r w:rsidR="00234ABB" w:rsidRPr="00604BD4">
          <w:rPr>
            <w:rStyle w:val="Hyperlink"/>
            <w:rFonts w:ascii="Arial" w:hAnsi="Arial" w:cs="Arial"/>
            <w:noProof/>
          </w:rPr>
          <w:t>Responsibilities</w:t>
        </w:r>
        <w:r w:rsidR="00234ABB" w:rsidRPr="00604BD4">
          <w:rPr>
            <w:rFonts w:ascii="Arial" w:hAnsi="Arial" w:cs="Arial"/>
            <w:noProof/>
            <w:webHidden/>
          </w:rPr>
          <w:tab/>
        </w:r>
        <w:r w:rsidR="00234ABB" w:rsidRPr="00604BD4">
          <w:rPr>
            <w:rFonts w:ascii="Arial" w:hAnsi="Arial" w:cs="Arial"/>
            <w:noProof/>
            <w:webHidden/>
          </w:rPr>
          <w:fldChar w:fldCharType="begin"/>
        </w:r>
        <w:r w:rsidR="00234ABB" w:rsidRPr="00604BD4">
          <w:rPr>
            <w:rFonts w:ascii="Arial" w:hAnsi="Arial" w:cs="Arial"/>
            <w:noProof/>
            <w:webHidden/>
          </w:rPr>
          <w:instrText xml:space="preserve"> PAGEREF _Toc475447190 \h </w:instrText>
        </w:r>
        <w:r w:rsidR="00234ABB" w:rsidRPr="00604BD4">
          <w:rPr>
            <w:rFonts w:ascii="Arial" w:hAnsi="Arial" w:cs="Arial"/>
            <w:noProof/>
            <w:webHidden/>
          </w:rPr>
        </w:r>
        <w:r w:rsidR="00234ABB" w:rsidRPr="00604BD4">
          <w:rPr>
            <w:rFonts w:ascii="Arial" w:hAnsi="Arial" w:cs="Arial"/>
            <w:noProof/>
            <w:webHidden/>
          </w:rPr>
          <w:fldChar w:fldCharType="separate"/>
        </w:r>
        <w:r w:rsidR="007F25B5">
          <w:rPr>
            <w:rFonts w:ascii="Arial" w:hAnsi="Arial" w:cs="Arial"/>
            <w:noProof/>
            <w:webHidden/>
          </w:rPr>
          <w:t>3</w:t>
        </w:r>
        <w:r w:rsidR="00234ABB" w:rsidRPr="00604BD4">
          <w:rPr>
            <w:rFonts w:ascii="Arial" w:hAnsi="Arial" w:cs="Arial"/>
            <w:noProof/>
            <w:webHidden/>
          </w:rPr>
          <w:fldChar w:fldCharType="end"/>
        </w:r>
      </w:hyperlink>
    </w:p>
    <w:p w:rsidR="00234ABB" w:rsidRPr="00604BD4" w:rsidRDefault="00BA4D72">
      <w:pPr>
        <w:pStyle w:val="TOC2"/>
        <w:rPr>
          <w:rFonts w:ascii="Arial" w:hAnsi="Arial" w:cs="Arial"/>
          <w:lang w:val="en-GB" w:eastAsia="en-GB"/>
        </w:rPr>
      </w:pPr>
      <w:hyperlink w:anchor="_Toc475447191" w:history="1">
        <w:r w:rsidR="00234ABB" w:rsidRPr="00604BD4">
          <w:rPr>
            <w:rStyle w:val="Hyperlink"/>
            <w:rFonts w:ascii="Arial" w:hAnsi="Arial" w:cs="Arial"/>
          </w:rPr>
          <w:t>Role of Pre-op Assessment Nurse</w:t>
        </w:r>
        <w:r w:rsidR="00234ABB" w:rsidRPr="00604BD4">
          <w:rPr>
            <w:rFonts w:ascii="Arial" w:hAnsi="Arial" w:cs="Arial"/>
            <w:webHidden/>
          </w:rPr>
          <w:tab/>
        </w:r>
        <w:r w:rsidR="00234ABB" w:rsidRPr="00604BD4">
          <w:rPr>
            <w:rFonts w:ascii="Arial" w:hAnsi="Arial" w:cs="Arial"/>
            <w:webHidden/>
          </w:rPr>
          <w:fldChar w:fldCharType="begin"/>
        </w:r>
        <w:r w:rsidR="00234ABB" w:rsidRPr="00604BD4">
          <w:rPr>
            <w:rFonts w:ascii="Arial" w:hAnsi="Arial" w:cs="Arial"/>
            <w:webHidden/>
          </w:rPr>
          <w:instrText xml:space="preserve"> PAGEREF _Toc475447191 \h </w:instrText>
        </w:r>
        <w:r w:rsidR="00234ABB" w:rsidRPr="00604BD4">
          <w:rPr>
            <w:rFonts w:ascii="Arial" w:hAnsi="Arial" w:cs="Arial"/>
            <w:webHidden/>
          </w:rPr>
        </w:r>
        <w:r w:rsidR="00234ABB" w:rsidRPr="00604BD4">
          <w:rPr>
            <w:rFonts w:ascii="Arial" w:hAnsi="Arial" w:cs="Arial"/>
            <w:webHidden/>
          </w:rPr>
          <w:fldChar w:fldCharType="separate"/>
        </w:r>
        <w:r w:rsidR="007F25B5">
          <w:rPr>
            <w:rFonts w:ascii="Arial" w:hAnsi="Arial" w:cs="Arial"/>
            <w:webHidden/>
          </w:rPr>
          <w:t>3</w:t>
        </w:r>
        <w:r w:rsidR="00234ABB" w:rsidRPr="00604BD4">
          <w:rPr>
            <w:rFonts w:ascii="Arial" w:hAnsi="Arial" w:cs="Arial"/>
            <w:webHidden/>
          </w:rPr>
          <w:fldChar w:fldCharType="end"/>
        </w:r>
      </w:hyperlink>
    </w:p>
    <w:p w:rsidR="00234ABB" w:rsidRPr="00604BD4" w:rsidRDefault="00BA4D72">
      <w:pPr>
        <w:pStyle w:val="TOC2"/>
        <w:rPr>
          <w:rFonts w:ascii="Arial" w:hAnsi="Arial" w:cs="Arial"/>
          <w:lang w:val="en-GB" w:eastAsia="en-GB"/>
        </w:rPr>
      </w:pPr>
      <w:hyperlink w:anchor="_Toc475447192" w:history="1">
        <w:r w:rsidR="00234ABB" w:rsidRPr="00604BD4">
          <w:rPr>
            <w:rStyle w:val="Hyperlink"/>
            <w:rFonts w:ascii="Arial" w:hAnsi="Arial" w:cs="Arial"/>
          </w:rPr>
          <w:t>Role of the Pre-op Assessment Anaesthetist</w:t>
        </w:r>
        <w:r w:rsidR="00234ABB" w:rsidRPr="00604BD4">
          <w:rPr>
            <w:rFonts w:ascii="Arial" w:hAnsi="Arial" w:cs="Arial"/>
            <w:webHidden/>
          </w:rPr>
          <w:tab/>
        </w:r>
        <w:r w:rsidR="00234ABB" w:rsidRPr="00604BD4">
          <w:rPr>
            <w:rFonts w:ascii="Arial" w:hAnsi="Arial" w:cs="Arial"/>
            <w:webHidden/>
          </w:rPr>
          <w:fldChar w:fldCharType="begin"/>
        </w:r>
        <w:r w:rsidR="00234ABB" w:rsidRPr="00604BD4">
          <w:rPr>
            <w:rFonts w:ascii="Arial" w:hAnsi="Arial" w:cs="Arial"/>
            <w:webHidden/>
          </w:rPr>
          <w:instrText xml:space="preserve"> PAGEREF _Toc475447192 \h </w:instrText>
        </w:r>
        <w:r w:rsidR="00234ABB" w:rsidRPr="00604BD4">
          <w:rPr>
            <w:rFonts w:ascii="Arial" w:hAnsi="Arial" w:cs="Arial"/>
            <w:webHidden/>
          </w:rPr>
        </w:r>
        <w:r w:rsidR="00234ABB" w:rsidRPr="00604BD4">
          <w:rPr>
            <w:rFonts w:ascii="Arial" w:hAnsi="Arial" w:cs="Arial"/>
            <w:webHidden/>
          </w:rPr>
          <w:fldChar w:fldCharType="separate"/>
        </w:r>
        <w:r w:rsidR="007F25B5">
          <w:rPr>
            <w:rFonts w:ascii="Arial" w:hAnsi="Arial" w:cs="Arial"/>
            <w:webHidden/>
          </w:rPr>
          <w:t>4</w:t>
        </w:r>
        <w:r w:rsidR="00234ABB" w:rsidRPr="00604BD4">
          <w:rPr>
            <w:rFonts w:ascii="Arial" w:hAnsi="Arial" w:cs="Arial"/>
            <w:webHidden/>
          </w:rPr>
          <w:fldChar w:fldCharType="end"/>
        </w:r>
      </w:hyperlink>
    </w:p>
    <w:p w:rsidR="00234ABB" w:rsidRPr="00604BD4" w:rsidRDefault="00BA4D72">
      <w:pPr>
        <w:pStyle w:val="TOC2"/>
        <w:rPr>
          <w:rFonts w:ascii="Arial" w:hAnsi="Arial" w:cs="Arial"/>
          <w:lang w:val="en-GB" w:eastAsia="en-GB"/>
        </w:rPr>
      </w:pPr>
      <w:hyperlink w:anchor="_Toc475447193" w:history="1">
        <w:r w:rsidR="00234ABB" w:rsidRPr="00604BD4">
          <w:rPr>
            <w:rStyle w:val="Hyperlink"/>
            <w:rFonts w:ascii="Arial" w:hAnsi="Arial" w:cs="Arial"/>
          </w:rPr>
          <w:t>Role of Haematology Consultant</w:t>
        </w:r>
        <w:r w:rsidR="00234ABB" w:rsidRPr="00604BD4">
          <w:rPr>
            <w:rFonts w:ascii="Arial" w:hAnsi="Arial" w:cs="Arial"/>
            <w:webHidden/>
          </w:rPr>
          <w:tab/>
        </w:r>
        <w:r w:rsidR="00234ABB" w:rsidRPr="00604BD4">
          <w:rPr>
            <w:rFonts w:ascii="Arial" w:hAnsi="Arial" w:cs="Arial"/>
            <w:webHidden/>
          </w:rPr>
          <w:fldChar w:fldCharType="begin"/>
        </w:r>
        <w:r w:rsidR="00234ABB" w:rsidRPr="00604BD4">
          <w:rPr>
            <w:rFonts w:ascii="Arial" w:hAnsi="Arial" w:cs="Arial"/>
            <w:webHidden/>
          </w:rPr>
          <w:instrText xml:space="preserve"> PAGEREF _Toc475447193 \h </w:instrText>
        </w:r>
        <w:r w:rsidR="00234ABB" w:rsidRPr="00604BD4">
          <w:rPr>
            <w:rFonts w:ascii="Arial" w:hAnsi="Arial" w:cs="Arial"/>
            <w:webHidden/>
          </w:rPr>
        </w:r>
        <w:r w:rsidR="00234ABB" w:rsidRPr="00604BD4">
          <w:rPr>
            <w:rFonts w:ascii="Arial" w:hAnsi="Arial" w:cs="Arial"/>
            <w:webHidden/>
          </w:rPr>
          <w:fldChar w:fldCharType="separate"/>
        </w:r>
        <w:r w:rsidR="007F25B5">
          <w:rPr>
            <w:rFonts w:ascii="Arial" w:hAnsi="Arial" w:cs="Arial"/>
            <w:webHidden/>
          </w:rPr>
          <w:t>4</w:t>
        </w:r>
        <w:r w:rsidR="00234ABB" w:rsidRPr="00604BD4">
          <w:rPr>
            <w:rFonts w:ascii="Arial" w:hAnsi="Arial" w:cs="Arial"/>
            <w:webHidden/>
          </w:rPr>
          <w:fldChar w:fldCharType="end"/>
        </w:r>
      </w:hyperlink>
    </w:p>
    <w:p w:rsidR="00234ABB" w:rsidRPr="00604BD4" w:rsidRDefault="00BA4D72">
      <w:pPr>
        <w:pStyle w:val="TOC1"/>
        <w:rPr>
          <w:rFonts w:ascii="Arial" w:hAnsi="Arial" w:cs="Arial"/>
          <w:b w:val="0"/>
          <w:noProof/>
          <w:lang w:val="en-GB" w:eastAsia="en-GB"/>
        </w:rPr>
      </w:pPr>
      <w:hyperlink w:anchor="_Toc475447194" w:history="1">
        <w:r w:rsidR="00234ABB" w:rsidRPr="00604BD4">
          <w:rPr>
            <w:rStyle w:val="Hyperlink"/>
            <w:rFonts w:ascii="Arial" w:hAnsi="Arial" w:cs="Arial"/>
            <w:noProof/>
          </w:rPr>
          <w:t>4.</w:t>
        </w:r>
        <w:r w:rsidR="00234ABB" w:rsidRPr="00604BD4">
          <w:rPr>
            <w:rFonts w:ascii="Arial" w:hAnsi="Arial" w:cs="Arial"/>
            <w:b w:val="0"/>
            <w:noProof/>
            <w:lang w:val="en-GB" w:eastAsia="en-GB"/>
          </w:rPr>
          <w:tab/>
        </w:r>
        <w:r w:rsidR="00234ABB" w:rsidRPr="00604BD4">
          <w:rPr>
            <w:rStyle w:val="Hyperlink"/>
            <w:rFonts w:ascii="Arial" w:hAnsi="Arial" w:cs="Arial"/>
            <w:noProof/>
          </w:rPr>
          <w:t>Pre-operative anaemia management</w:t>
        </w:r>
        <w:r w:rsidR="00234ABB" w:rsidRPr="00604BD4">
          <w:rPr>
            <w:rFonts w:ascii="Arial" w:hAnsi="Arial" w:cs="Arial"/>
            <w:noProof/>
            <w:webHidden/>
          </w:rPr>
          <w:tab/>
        </w:r>
        <w:r w:rsidR="00234ABB" w:rsidRPr="00604BD4">
          <w:rPr>
            <w:rFonts w:ascii="Arial" w:hAnsi="Arial" w:cs="Arial"/>
            <w:noProof/>
            <w:webHidden/>
          </w:rPr>
          <w:fldChar w:fldCharType="begin"/>
        </w:r>
        <w:r w:rsidR="00234ABB" w:rsidRPr="00604BD4">
          <w:rPr>
            <w:rFonts w:ascii="Arial" w:hAnsi="Arial" w:cs="Arial"/>
            <w:noProof/>
            <w:webHidden/>
          </w:rPr>
          <w:instrText xml:space="preserve"> PAGEREF _Toc475447194 \h </w:instrText>
        </w:r>
        <w:r w:rsidR="00234ABB" w:rsidRPr="00604BD4">
          <w:rPr>
            <w:rFonts w:ascii="Arial" w:hAnsi="Arial" w:cs="Arial"/>
            <w:noProof/>
            <w:webHidden/>
          </w:rPr>
        </w:r>
        <w:r w:rsidR="00234ABB" w:rsidRPr="00604BD4">
          <w:rPr>
            <w:rFonts w:ascii="Arial" w:hAnsi="Arial" w:cs="Arial"/>
            <w:noProof/>
            <w:webHidden/>
          </w:rPr>
          <w:fldChar w:fldCharType="separate"/>
        </w:r>
        <w:r w:rsidR="007F25B5">
          <w:rPr>
            <w:rFonts w:ascii="Arial" w:hAnsi="Arial" w:cs="Arial"/>
            <w:noProof/>
            <w:webHidden/>
          </w:rPr>
          <w:t>5</w:t>
        </w:r>
        <w:r w:rsidR="00234ABB" w:rsidRPr="00604BD4">
          <w:rPr>
            <w:rFonts w:ascii="Arial" w:hAnsi="Arial" w:cs="Arial"/>
            <w:noProof/>
            <w:webHidden/>
          </w:rPr>
          <w:fldChar w:fldCharType="end"/>
        </w:r>
      </w:hyperlink>
    </w:p>
    <w:p w:rsidR="00234ABB" w:rsidRPr="00604BD4" w:rsidRDefault="00BA4D72">
      <w:pPr>
        <w:pStyle w:val="TOC1"/>
        <w:rPr>
          <w:rFonts w:ascii="Arial" w:hAnsi="Arial" w:cs="Arial"/>
          <w:b w:val="0"/>
          <w:noProof/>
          <w:lang w:val="en-GB" w:eastAsia="en-GB"/>
        </w:rPr>
      </w:pPr>
      <w:hyperlink w:anchor="_Toc475447195" w:history="1">
        <w:r w:rsidR="00234ABB" w:rsidRPr="00604BD4">
          <w:rPr>
            <w:rStyle w:val="Hyperlink"/>
            <w:rFonts w:ascii="Arial" w:hAnsi="Arial" w:cs="Arial"/>
            <w:noProof/>
          </w:rPr>
          <w:t>5.</w:t>
        </w:r>
        <w:r w:rsidR="00234ABB" w:rsidRPr="00604BD4">
          <w:rPr>
            <w:rFonts w:ascii="Arial" w:hAnsi="Arial" w:cs="Arial"/>
            <w:b w:val="0"/>
            <w:noProof/>
            <w:lang w:val="en-GB" w:eastAsia="en-GB"/>
          </w:rPr>
          <w:tab/>
        </w:r>
        <w:r w:rsidR="00234ABB" w:rsidRPr="00604BD4">
          <w:rPr>
            <w:rStyle w:val="Hyperlink"/>
            <w:rFonts w:ascii="Arial" w:hAnsi="Arial" w:cs="Arial"/>
            <w:noProof/>
          </w:rPr>
          <w:t>Monitoring Compliance with and the Effectiveness of the Guideline</w:t>
        </w:r>
        <w:r w:rsidR="00234ABB" w:rsidRPr="00604BD4">
          <w:rPr>
            <w:rFonts w:ascii="Arial" w:hAnsi="Arial" w:cs="Arial"/>
            <w:noProof/>
            <w:webHidden/>
          </w:rPr>
          <w:tab/>
        </w:r>
        <w:r w:rsidR="00234ABB" w:rsidRPr="00604BD4">
          <w:rPr>
            <w:rFonts w:ascii="Arial" w:hAnsi="Arial" w:cs="Arial"/>
            <w:noProof/>
            <w:webHidden/>
          </w:rPr>
          <w:fldChar w:fldCharType="begin"/>
        </w:r>
        <w:r w:rsidR="00234ABB" w:rsidRPr="00604BD4">
          <w:rPr>
            <w:rFonts w:ascii="Arial" w:hAnsi="Arial" w:cs="Arial"/>
            <w:noProof/>
            <w:webHidden/>
          </w:rPr>
          <w:instrText xml:space="preserve"> PAGEREF _Toc475447195 \h </w:instrText>
        </w:r>
        <w:r w:rsidR="00234ABB" w:rsidRPr="00604BD4">
          <w:rPr>
            <w:rFonts w:ascii="Arial" w:hAnsi="Arial" w:cs="Arial"/>
            <w:noProof/>
            <w:webHidden/>
          </w:rPr>
        </w:r>
        <w:r w:rsidR="00234ABB" w:rsidRPr="00604BD4">
          <w:rPr>
            <w:rFonts w:ascii="Arial" w:hAnsi="Arial" w:cs="Arial"/>
            <w:noProof/>
            <w:webHidden/>
          </w:rPr>
          <w:fldChar w:fldCharType="separate"/>
        </w:r>
        <w:r w:rsidR="007F25B5">
          <w:rPr>
            <w:rFonts w:ascii="Arial" w:hAnsi="Arial" w:cs="Arial"/>
            <w:noProof/>
            <w:webHidden/>
          </w:rPr>
          <w:t>5</w:t>
        </w:r>
        <w:r w:rsidR="00234ABB" w:rsidRPr="00604BD4">
          <w:rPr>
            <w:rFonts w:ascii="Arial" w:hAnsi="Arial" w:cs="Arial"/>
            <w:noProof/>
            <w:webHidden/>
          </w:rPr>
          <w:fldChar w:fldCharType="end"/>
        </w:r>
      </w:hyperlink>
    </w:p>
    <w:p w:rsidR="00234ABB" w:rsidRPr="00604BD4" w:rsidRDefault="00BA4D72">
      <w:pPr>
        <w:pStyle w:val="TOC2"/>
        <w:rPr>
          <w:rFonts w:ascii="Arial" w:hAnsi="Arial" w:cs="Arial"/>
          <w:lang w:val="en-GB" w:eastAsia="en-GB"/>
        </w:rPr>
      </w:pPr>
      <w:hyperlink w:anchor="_Toc475447196" w:history="1">
        <w:r w:rsidR="00234ABB" w:rsidRPr="00604BD4">
          <w:rPr>
            <w:rStyle w:val="Hyperlink"/>
            <w:rFonts w:ascii="Arial" w:hAnsi="Arial" w:cs="Arial"/>
          </w:rPr>
          <w:t>Standards/ Key Performance Indicators</w:t>
        </w:r>
        <w:r w:rsidR="00234ABB" w:rsidRPr="00604BD4">
          <w:rPr>
            <w:rFonts w:ascii="Arial" w:hAnsi="Arial" w:cs="Arial"/>
            <w:webHidden/>
          </w:rPr>
          <w:tab/>
        </w:r>
        <w:r w:rsidR="00234ABB" w:rsidRPr="00604BD4">
          <w:rPr>
            <w:rFonts w:ascii="Arial" w:hAnsi="Arial" w:cs="Arial"/>
            <w:webHidden/>
          </w:rPr>
          <w:fldChar w:fldCharType="begin"/>
        </w:r>
        <w:r w:rsidR="00234ABB" w:rsidRPr="00604BD4">
          <w:rPr>
            <w:rFonts w:ascii="Arial" w:hAnsi="Arial" w:cs="Arial"/>
            <w:webHidden/>
          </w:rPr>
          <w:instrText xml:space="preserve"> PAGEREF _Toc475447196 \h </w:instrText>
        </w:r>
        <w:r w:rsidR="00234ABB" w:rsidRPr="00604BD4">
          <w:rPr>
            <w:rFonts w:ascii="Arial" w:hAnsi="Arial" w:cs="Arial"/>
            <w:webHidden/>
          </w:rPr>
        </w:r>
        <w:r w:rsidR="00234ABB" w:rsidRPr="00604BD4">
          <w:rPr>
            <w:rFonts w:ascii="Arial" w:hAnsi="Arial" w:cs="Arial"/>
            <w:webHidden/>
          </w:rPr>
          <w:fldChar w:fldCharType="separate"/>
        </w:r>
        <w:r w:rsidR="007F25B5">
          <w:rPr>
            <w:rFonts w:ascii="Arial" w:hAnsi="Arial" w:cs="Arial"/>
            <w:webHidden/>
          </w:rPr>
          <w:t>5</w:t>
        </w:r>
        <w:r w:rsidR="00234ABB" w:rsidRPr="00604BD4">
          <w:rPr>
            <w:rFonts w:ascii="Arial" w:hAnsi="Arial" w:cs="Arial"/>
            <w:webHidden/>
          </w:rPr>
          <w:fldChar w:fldCharType="end"/>
        </w:r>
      </w:hyperlink>
    </w:p>
    <w:p w:rsidR="00234ABB" w:rsidRPr="00604BD4" w:rsidRDefault="00BA4D72">
      <w:pPr>
        <w:pStyle w:val="TOC2"/>
        <w:rPr>
          <w:rFonts w:ascii="Arial" w:hAnsi="Arial" w:cs="Arial"/>
          <w:lang w:val="en-GB" w:eastAsia="en-GB"/>
        </w:rPr>
      </w:pPr>
      <w:hyperlink w:anchor="_Toc475447197" w:history="1">
        <w:r w:rsidR="00234ABB" w:rsidRPr="00604BD4">
          <w:rPr>
            <w:rStyle w:val="Hyperlink"/>
            <w:rFonts w:ascii="Arial" w:hAnsi="Arial" w:cs="Arial"/>
          </w:rPr>
          <w:t>Process for Implementation and Monitoring Compliance and Effectiveness</w:t>
        </w:r>
        <w:r w:rsidR="00234ABB" w:rsidRPr="00604BD4">
          <w:rPr>
            <w:rFonts w:ascii="Arial" w:hAnsi="Arial" w:cs="Arial"/>
            <w:webHidden/>
          </w:rPr>
          <w:tab/>
        </w:r>
        <w:r w:rsidR="00234ABB" w:rsidRPr="00604BD4">
          <w:rPr>
            <w:rFonts w:ascii="Arial" w:hAnsi="Arial" w:cs="Arial"/>
            <w:webHidden/>
          </w:rPr>
          <w:fldChar w:fldCharType="begin"/>
        </w:r>
        <w:r w:rsidR="00234ABB" w:rsidRPr="00604BD4">
          <w:rPr>
            <w:rFonts w:ascii="Arial" w:hAnsi="Arial" w:cs="Arial"/>
            <w:webHidden/>
          </w:rPr>
          <w:instrText xml:space="preserve"> PAGEREF _Toc475447197 \h </w:instrText>
        </w:r>
        <w:r w:rsidR="00234ABB" w:rsidRPr="00604BD4">
          <w:rPr>
            <w:rFonts w:ascii="Arial" w:hAnsi="Arial" w:cs="Arial"/>
            <w:webHidden/>
          </w:rPr>
        </w:r>
        <w:r w:rsidR="00234ABB" w:rsidRPr="00604BD4">
          <w:rPr>
            <w:rFonts w:ascii="Arial" w:hAnsi="Arial" w:cs="Arial"/>
            <w:webHidden/>
          </w:rPr>
          <w:fldChar w:fldCharType="separate"/>
        </w:r>
        <w:r w:rsidR="007F25B5">
          <w:rPr>
            <w:rFonts w:ascii="Arial" w:hAnsi="Arial" w:cs="Arial"/>
            <w:webHidden/>
          </w:rPr>
          <w:t>5</w:t>
        </w:r>
        <w:r w:rsidR="00234ABB" w:rsidRPr="00604BD4">
          <w:rPr>
            <w:rFonts w:ascii="Arial" w:hAnsi="Arial" w:cs="Arial"/>
            <w:webHidden/>
          </w:rPr>
          <w:fldChar w:fldCharType="end"/>
        </w:r>
      </w:hyperlink>
    </w:p>
    <w:p w:rsidR="00234ABB" w:rsidRPr="00604BD4" w:rsidRDefault="00BA4D72">
      <w:pPr>
        <w:pStyle w:val="TOC1"/>
        <w:rPr>
          <w:rFonts w:ascii="Arial" w:hAnsi="Arial" w:cs="Arial"/>
          <w:b w:val="0"/>
          <w:noProof/>
          <w:lang w:val="en-GB" w:eastAsia="en-GB"/>
        </w:rPr>
      </w:pPr>
      <w:hyperlink w:anchor="_Toc475447198" w:history="1">
        <w:r w:rsidR="00234ABB" w:rsidRPr="00604BD4">
          <w:rPr>
            <w:rStyle w:val="Hyperlink"/>
            <w:rFonts w:ascii="Arial" w:hAnsi="Arial" w:cs="Arial"/>
            <w:noProof/>
          </w:rPr>
          <w:t>6.</w:t>
        </w:r>
        <w:r w:rsidR="00234ABB" w:rsidRPr="00604BD4">
          <w:rPr>
            <w:rFonts w:ascii="Arial" w:hAnsi="Arial" w:cs="Arial"/>
            <w:b w:val="0"/>
            <w:noProof/>
            <w:lang w:val="en-GB" w:eastAsia="en-GB"/>
          </w:rPr>
          <w:tab/>
        </w:r>
        <w:r w:rsidR="00234ABB" w:rsidRPr="00604BD4">
          <w:rPr>
            <w:rStyle w:val="Hyperlink"/>
            <w:rFonts w:ascii="Arial" w:hAnsi="Arial" w:cs="Arial"/>
            <w:noProof/>
          </w:rPr>
          <w:t>Appendices</w:t>
        </w:r>
        <w:r w:rsidR="00234ABB" w:rsidRPr="00604BD4">
          <w:rPr>
            <w:rFonts w:ascii="Arial" w:hAnsi="Arial" w:cs="Arial"/>
            <w:noProof/>
            <w:webHidden/>
          </w:rPr>
          <w:tab/>
        </w:r>
        <w:r w:rsidR="00234ABB" w:rsidRPr="00604BD4">
          <w:rPr>
            <w:rFonts w:ascii="Arial" w:hAnsi="Arial" w:cs="Arial"/>
            <w:noProof/>
            <w:webHidden/>
          </w:rPr>
          <w:fldChar w:fldCharType="begin"/>
        </w:r>
        <w:r w:rsidR="00234ABB" w:rsidRPr="00604BD4">
          <w:rPr>
            <w:rFonts w:ascii="Arial" w:hAnsi="Arial" w:cs="Arial"/>
            <w:noProof/>
            <w:webHidden/>
          </w:rPr>
          <w:instrText xml:space="preserve"> PAGEREF _Toc475447198 \h </w:instrText>
        </w:r>
        <w:r w:rsidR="00234ABB" w:rsidRPr="00604BD4">
          <w:rPr>
            <w:rFonts w:ascii="Arial" w:hAnsi="Arial" w:cs="Arial"/>
            <w:noProof/>
            <w:webHidden/>
          </w:rPr>
        </w:r>
        <w:r w:rsidR="00234ABB" w:rsidRPr="00604BD4">
          <w:rPr>
            <w:rFonts w:ascii="Arial" w:hAnsi="Arial" w:cs="Arial"/>
            <w:noProof/>
            <w:webHidden/>
          </w:rPr>
          <w:fldChar w:fldCharType="separate"/>
        </w:r>
        <w:r w:rsidR="007F25B5">
          <w:rPr>
            <w:rFonts w:ascii="Arial" w:hAnsi="Arial" w:cs="Arial"/>
            <w:noProof/>
            <w:webHidden/>
          </w:rPr>
          <w:t>5</w:t>
        </w:r>
        <w:r w:rsidR="00234ABB" w:rsidRPr="00604BD4">
          <w:rPr>
            <w:rFonts w:ascii="Arial" w:hAnsi="Arial" w:cs="Arial"/>
            <w:noProof/>
            <w:webHidden/>
          </w:rPr>
          <w:fldChar w:fldCharType="end"/>
        </w:r>
      </w:hyperlink>
    </w:p>
    <w:p w:rsidR="00234ABB" w:rsidRPr="00604BD4" w:rsidRDefault="00BA4D72">
      <w:pPr>
        <w:pStyle w:val="TOC1"/>
        <w:rPr>
          <w:rFonts w:ascii="Arial" w:hAnsi="Arial" w:cs="Arial"/>
          <w:b w:val="0"/>
          <w:noProof/>
          <w:lang w:val="en-GB" w:eastAsia="en-GB"/>
        </w:rPr>
      </w:pPr>
      <w:hyperlink w:anchor="_Toc475447199" w:history="1">
        <w:r w:rsidR="00234ABB" w:rsidRPr="00604BD4">
          <w:rPr>
            <w:rStyle w:val="Hyperlink"/>
            <w:rFonts w:ascii="Arial" w:hAnsi="Arial" w:cs="Arial"/>
            <w:noProof/>
          </w:rPr>
          <w:t>7.</w:t>
        </w:r>
        <w:r w:rsidR="00234ABB" w:rsidRPr="00604BD4">
          <w:rPr>
            <w:rFonts w:ascii="Arial" w:hAnsi="Arial" w:cs="Arial"/>
            <w:b w:val="0"/>
            <w:noProof/>
            <w:lang w:val="en-GB" w:eastAsia="en-GB"/>
          </w:rPr>
          <w:tab/>
        </w:r>
        <w:r w:rsidR="00234ABB" w:rsidRPr="00604BD4">
          <w:rPr>
            <w:rStyle w:val="Hyperlink"/>
            <w:rFonts w:ascii="Arial" w:hAnsi="Arial" w:cs="Arial"/>
            <w:noProof/>
          </w:rPr>
          <w:t>References</w:t>
        </w:r>
        <w:r w:rsidR="00234ABB" w:rsidRPr="00604BD4">
          <w:rPr>
            <w:rFonts w:ascii="Arial" w:hAnsi="Arial" w:cs="Arial"/>
            <w:noProof/>
            <w:webHidden/>
          </w:rPr>
          <w:tab/>
        </w:r>
        <w:r w:rsidR="00234ABB" w:rsidRPr="00604BD4">
          <w:rPr>
            <w:rFonts w:ascii="Arial" w:hAnsi="Arial" w:cs="Arial"/>
            <w:noProof/>
            <w:webHidden/>
          </w:rPr>
          <w:fldChar w:fldCharType="begin"/>
        </w:r>
        <w:r w:rsidR="00234ABB" w:rsidRPr="00604BD4">
          <w:rPr>
            <w:rFonts w:ascii="Arial" w:hAnsi="Arial" w:cs="Arial"/>
            <w:noProof/>
            <w:webHidden/>
          </w:rPr>
          <w:instrText xml:space="preserve"> PAGEREF _Toc475447199 \h </w:instrText>
        </w:r>
        <w:r w:rsidR="00234ABB" w:rsidRPr="00604BD4">
          <w:rPr>
            <w:rFonts w:ascii="Arial" w:hAnsi="Arial" w:cs="Arial"/>
            <w:noProof/>
            <w:webHidden/>
          </w:rPr>
        </w:r>
        <w:r w:rsidR="00234ABB" w:rsidRPr="00604BD4">
          <w:rPr>
            <w:rFonts w:ascii="Arial" w:hAnsi="Arial" w:cs="Arial"/>
            <w:noProof/>
            <w:webHidden/>
          </w:rPr>
          <w:fldChar w:fldCharType="separate"/>
        </w:r>
        <w:r w:rsidR="007F25B5">
          <w:rPr>
            <w:rFonts w:ascii="Arial" w:hAnsi="Arial" w:cs="Arial"/>
            <w:noProof/>
            <w:webHidden/>
          </w:rPr>
          <w:t>9</w:t>
        </w:r>
        <w:r w:rsidR="00234ABB" w:rsidRPr="00604BD4">
          <w:rPr>
            <w:rFonts w:ascii="Arial" w:hAnsi="Arial" w:cs="Arial"/>
            <w:noProof/>
            <w:webHidden/>
          </w:rPr>
          <w:fldChar w:fldCharType="end"/>
        </w:r>
      </w:hyperlink>
    </w:p>
    <w:p w:rsidR="00234ABB" w:rsidRPr="00604BD4" w:rsidRDefault="00BA4D72">
      <w:pPr>
        <w:pStyle w:val="TOC1"/>
        <w:rPr>
          <w:rFonts w:ascii="Arial" w:hAnsi="Arial" w:cs="Arial"/>
          <w:noProof/>
        </w:rPr>
      </w:pPr>
      <w:hyperlink w:anchor="_Toc475447200" w:history="1">
        <w:r w:rsidR="00234ABB" w:rsidRPr="00604BD4">
          <w:rPr>
            <w:rStyle w:val="Hyperlink"/>
            <w:rFonts w:ascii="Arial" w:hAnsi="Arial" w:cs="Arial"/>
            <w:noProof/>
          </w:rPr>
          <w:t>8.</w:t>
        </w:r>
        <w:r w:rsidR="00234ABB" w:rsidRPr="00604BD4">
          <w:rPr>
            <w:rFonts w:ascii="Arial" w:hAnsi="Arial" w:cs="Arial"/>
            <w:b w:val="0"/>
            <w:noProof/>
            <w:lang w:val="en-GB" w:eastAsia="en-GB"/>
          </w:rPr>
          <w:tab/>
        </w:r>
        <w:r w:rsidR="00234ABB" w:rsidRPr="00604BD4">
          <w:rPr>
            <w:rStyle w:val="Hyperlink"/>
            <w:rFonts w:ascii="Arial" w:hAnsi="Arial" w:cs="Arial"/>
            <w:noProof/>
          </w:rPr>
          <w:t>Associated Documentation</w:t>
        </w:r>
        <w:r w:rsidR="00234ABB" w:rsidRPr="00604BD4">
          <w:rPr>
            <w:rFonts w:ascii="Arial" w:hAnsi="Arial" w:cs="Arial"/>
            <w:noProof/>
            <w:webHidden/>
          </w:rPr>
          <w:tab/>
        </w:r>
        <w:r w:rsidR="00234ABB" w:rsidRPr="00604BD4">
          <w:rPr>
            <w:rFonts w:ascii="Arial" w:hAnsi="Arial" w:cs="Arial"/>
            <w:noProof/>
            <w:webHidden/>
          </w:rPr>
          <w:fldChar w:fldCharType="begin"/>
        </w:r>
        <w:r w:rsidR="00234ABB" w:rsidRPr="00604BD4">
          <w:rPr>
            <w:rFonts w:ascii="Arial" w:hAnsi="Arial" w:cs="Arial"/>
            <w:noProof/>
            <w:webHidden/>
          </w:rPr>
          <w:instrText xml:space="preserve"> PAGEREF _Toc475447200 \h </w:instrText>
        </w:r>
        <w:r w:rsidR="00234ABB" w:rsidRPr="00604BD4">
          <w:rPr>
            <w:rFonts w:ascii="Arial" w:hAnsi="Arial" w:cs="Arial"/>
            <w:noProof/>
            <w:webHidden/>
          </w:rPr>
        </w:r>
        <w:r w:rsidR="00234ABB" w:rsidRPr="00604BD4">
          <w:rPr>
            <w:rFonts w:ascii="Arial" w:hAnsi="Arial" w:cs="Arial"/>
            <w:noProof/>
            <w:webHidden/>
          </w:rPr>
          <w:fldChar w:fldCharType="separate"/>
        </w:r>
        <w:r w:rsidR="007F25B5">
          <w:rPr>
            <w:rFonts w:ascii="Arial" w:hAnsi="Arial" w:cs="Arial"/>
            <w:noProof/>
            <w:webHidden/>
          </w:rPr>
          <w:t>10</w:t>
        </w:r>
        <w:r w:rsidR="00234ABB" w:rsidRPr="00604BD4">
          <w:rPr>
            <w:rFonts w:ascii="Arial" w:hAnsi="Arial" w:cs="Arial"/>
            <w:noProof/>
            <w:webHidden/>
          </w:rPr>
          <w:fldChar w:fldCharType="end"/>
        </w:r>
      </w:hyperlink>
    </w:p>
    <w:p w:rsidR="00604BD4" w:rsidRPr="00604BD4" w:rsidRDefault="00604BD4" w:rsidP="00604BD4">
      <w:pPr>
        <w:rPr>
          <w:rFonts w:ascii="Arial" w:hAnsi="Arial" w:cs="Arial"/>
          <w:noProof/>
          <w:lang w:val="en-US" w:eastAsia="ja-JP"/>
        </w:rPr>
      </w:pPr>
    </w:p>
    <w:p w:rsidR="00604BD4" w:rsidRPr="00604BD4" w:rsidRDefault="00604BD4" w:rsidP="00604BD4">
      <w:pPr>
        <w:rPr>
          <w:rFonts w:ascii="Arial" w:hAnsi="Arial" w:cs="Arial"/>
          <w:noProof/>
          <w:lang w:val="en-US" w:eastAsia="ja-JP"/>
        </w:rPr>
      </w:pPr>
    </w:p>
    <w:p w:rsidR="00604BD4" w:rsidRPr="00604BD4" w:rsidRDefault="00604BD4" w:rsidP="00604BD4">
      <w:pPr>
        <w:rPr>
          <w:rFonts w:ascii="Arial" w:hAnsi="Arial" w:cs="Arial"/>
          <w:noProof/>
          <w:lang w:val="en-US" w:eastAsia="ja-JP"/>
        </w:rPr>
      </w:pPr>
    </w:p>
    <w:p w:rsidR="00604BD4" w:rsidRPr="00604BD4" w:rsidRDefault="00604BD4" w:rsidP="00604BD4">
      <w:pPr>
        <w:rPr>
          <w:rFonts w:ascii="Arial" w:hAnsi="Arial" w:cs="Arial"/>
          <w:noProof/>
          <w:lang w:val="en-US" w:eastAsia="ja-JP"/>
        </w:rPr>
      </w:pPr>
    </w:p>
    <w:p w:rsidR="00604BD4" w:rsidRPr="00604BD4" w:rsidRDefault="00604BD4" w:rsidP="00604BD4">
      <w:pPr>
        <w:rPr>
          <w:rFonts w:ascii="Arial" w:hAnsi="Arial" w:cs="Arial"/>
          <w:noProof/>
          <w:lang w:val="en-US" w:eastAsia="ja-JP"/>
        </w:rPr>
      </w:pPr>
    </w:p>
    <w:p w:rsidR="00604BD4" w:rsidRPr="00604BD4" w:rsidRDefault="00604BD4" w:rsidP="00604BD4">
      <w:pPr>
        <w:rPr>
          <w:rFonts w:ascii="Arial" w:hAnsi="Arial" w:cs="Arial"/>
          <w:noProof/>
          <w:lang w:val="en-US" w:eastAsia="ja-JP"/>
        </w:rPr>
      </w:pPr>
    </w:p>
    <w:p w:rsidR="00604BD4" w:rsidRPr="00604BD4" w:rsidRDefault="00604BD4" w:rsidP="00604BD4">
      <w:pPr>
        <w:rPr>
          <w:rFonts w:ascii="Arial" w:hAnsi="Arial" w:cs="Arial"/>
          <w:noProof/>
          <w:lang w:val="en-US" w:eastAsia="ja-JP"/>
        </w:rPr>
      </w:pPr>
    </w:p>
    <w:p w:rsidR="00604BD4" w:rsidRPr="00604BD4" w:rsidRDefault="00604BD4" w:rsidP="00604BD4">
      <w:pPr>
        <w:rPr>
          <w:rFonts w:ascii="Arial" w:hAnsi="Arial" w:cs="Arial"/>
          <w:noProof/>
          <w:lang w:val="en-US" w:eastAsia="ja-JP"/>
        </w:rPr>
      </w:pPr>
    </w:p>
    <w:p w:rsidR="00604BD4" w:rsidRPr="00604BD4" w:rsidRDefault="00604BD4" w:rsidP="00604BD4">
      <w:pPr>
        <w:rPr>
          <w:rFonts w:ascii="Arial" w:hAnsi="Arial" w:cs="Arial"/>
          <w:noProof/>
          <w:lang w:val="en-US" w:eastAsia="ja-JP"/>
        </w:rPr>
      </w:pPr>
    </w:p>
    <w:p w:rsidR="00604BD4" w:rsidRPr="00604BD4" w:rsidRDefault="00604BD4" w:rsidP="00604BD4">
      <w:pPr>
        <w:rPr>
          <w:rFonts w:ascii="Arial" w:hAnsi="Arial" w:cs="Arial"/>
          <w:noProof/>
          <w:lang w:val="en-US" w:eastAsia="ja-JP"/>
        </w:rPr>
      </w:pPr>
    </w:p>
    <w:p w:rsidR="00604BD4" w:rsidRPr="00604BD4" w:rsidRDefault="00604BD4" w:rsidP="00604BD4">
      <w:pPr>
        <w:rPr>
          <w:rFonts w:ascii="Arial" w:hAnsi="Arial" w:cs="Arial"/>
          <w:noProof/>
          <w:lang w:val="en-US" w:eastAsia="ja-JP"/>
        </w:rPr>
      </w:pPr>
    </w:p>
    <w:p w:rsidR="00604BD4" w:rsidRPr="00604BD4" w:rsidRDefault="00604BD4" w:rsidP="00604BD4">
      <w:pPr>
        <w:rPr>
          <w:rFonts w:ascii="Arial" w:hAnsi="Arial" w:cs="Arial"/>
          <w:noProof/>
          <w:lang w:val="en-US" w:eastAsia="ja-JP"/>
        </w:rPr>
      </w:pPr>
    </w:p>
    <w:p w:rsidR="00604BD4" w:rsidRPr="00604BD4" w:rsidRDefault="00604BD4" w:rsidP="00604BD4">
      <w:pPr>
        <w:rPr>
          <w:rFonts w:ascii="Arial" w:hAnsi="Arial" w:cs="Arial"/>
          <w:noProof/>
          <w:lang w:val="en-US" w:eastAsia="ja-JP"/>
        </w:rPr>
      </w:pPr>
    </w:p>
    <w:p w:rsidR="00604BD4" w:rsidRPr="00604BD4" w:rsidRDefault="00604BD4" w:rsidP="00604BD4">
      <w:pPr>
        <w:rPr>
          <w:rFonts w:ascii="Arial" w:hAnsi="Arial" w:cs="Arial"/>
          <w:noProof/>
          <w:lang w:val="en-US" w:eastAsia="ja-JP"/>
        </w:rPr>
      </w:pPr>
    </w:p>
    <w:p w:rsidR="00604BD4" w:rsidRPr="00604BD4" w:rsidRDefault="00604BD4" w:rsidP="00604BD4">
      <w:pPr>
        <w:rPr>
          <w:rFonts w:ascii="Arial" w:hAnsi="Arial" w:cs="Arial"/>
          <w:noProof/>
          <w:lang w:val="en-US" w:eastAsia="ja-JP"/>
        </w:rPr>
      </w:pPr>
    </w:p>
    <w:p w:rsidR="00604BD4" w:rsidRPr="00604BD4" w:rsidRDefault="00604BD4" w:rsidP="00604BD4">
      <w:pPr>
        <w:rPr>
          <w:rFonts w:ascii="Arial" w:hAnsi="Arial" w:cs="Arial"/>
          <w:noProof/>
          <w:lang w:val="en-US" w:eastAsia="ja-JP"/>
        </w:rPr>
      </w:pPr>
    </w:p>
    <w:p w:rsidR="00604BD4" w:rsidRPr="00604BD4" w:rsidRDefault="00604BD4" w:rsidP="00604BD4">
      <w:pPr>
        <w:rPr>
          <w:rFonts w:ascii="Arial" w:hAnsi="Arial" w:cs="Arial"/>
          <w:noProof/>
          <w:lang w:val="en-US" w:eastAsia="ja-JP"/>
        </w:rPr>
      </w:pPr>
    </w:p>
    <w:p w:rsidR="00604BD4" w:rsidRPr="00604BD4" w:rsidRDefault="00604BD4" w:rsidP="00604BD4">
      <w:pPr>
        <w:rPr>
          <w:rFonts w:ascii="Arial" w:hAnsi="Arial" w:cs="Arial"/>
          <w:noProof/>
          <w:lang w:val="en-US" w:eastAsia="ja-JP"/>
        </w:rPr>
      </w:pPr>
    </w:p>
    <w:p w:rsidR="00604BD4" w:rsidRPr="00604BD4" w:rsidRDefault="00604BD4" w:rsidP="00604BD4">
      <w:pPr>
        <w:rPr>
          <w:rFonts w:ascii="Arial" w:hAnsi="Arial" w:cs="Arial"/>
          <w:noProof/>
          <w:lang w:val="en-US" w:eastAsia="ja-JP"/>
        </w:rPr>
      </w:pPr>
    </w:p>
    <w:p w:rsidR="00604BD4" w:rsidRPr="00604BD4" w:rsidRDefault="00604BD4" w:rsidP="00604BD4">
      <w:pPr>
        <w:rPr>
          <w:rFonts w:ascii="Arial" w:hAnsi="Arial" w:cs="Arial"/>
          <w:noProof/>
          <w:lang w:val="en-US" w:eastAsia="ja-JP"/>
        </w:rPr>
      </w:pPr>
    </w:p>
    <w:p w:rsidR="00604BD4" w:rsidRPr="00604BD4" w:rsidRDefault="00604BD4" w:rsidP="00604BD4">
      <w:pPr>
        <w:rPr>
          <w:rFonts w:ascii="Arial" w:hAnsi="Arial" w:cs="Arial"/>
          <w:noProof/>
          <w:lang w:val="en-US" w:eastAsia="ja-JP"/>
        </w:rPr>
      </w:pPr>
    </w:p>
    <w:p w:rsidR="000C0DEF" w:rsidRPr="00604BD4" w:rsidRDefault="00937E15" w:rsidP="000C0DEF">
      <w:pPr>
        <w:pStyle w:val="Heading1"/>
        <w:rPr>
          <w:rFonts w:ascii="Arial" w:hAnsi="Arial" w:cs="Arial"/>
        </w:rPr>
      </w:pPr>
      <w:r w:rsidRPr="00604BD4">
        <w:rPr>
          <w:rFonts w:ascii="Arial" w:hAnsi="Arial" w:cs="Arial"/>
          <w:sz w:val="24"/>
        </w:rPr>
        <w:fldChar w:fldCharType="end"/>
      </w:r>
      <w:bookmarkStart w:id="6" w:name="_Toc377722095"/>
      <w:bookmarkStart w:id="7" w:name="_Toc475447188"/>
      <w:bookmarkStart w:id="8" w:name="Purpose"/>
      <w:r w:rsidR="000C0DEF" w:rsidRPr="00604BD4">
        <w:rPr>
          <w:rFonts w:ascii="Arial" w:hAnsi="Arial" w:cs="Arial"/>
        </w:rPr>
        <w:t>Purpose</w:t>
      </w:r>
      <w:bookmarkEnd w:id="6"/>
      <w:bookmarkEnd w:id="7"/>
    </w:p>
    <w:bookmarkEnd w:id="8"/>
    <w:p w:rsidR="000C0DEF" w:rsidRPr="00604BD4" w:rsidRDefault="000C0DEF" w:rsidP="00A73E75">
      <w:pPr>
        <w:pStyle w:val="NDHTBodyText"/>
        <w:ind w:left="1418" w:hanging="709"/>
        <w:rPr>
          <w:rFonts w:ascii="Arial" w:hAnsi="Arial" w:cs="Arial"/>
        </w:rPr>
      </w:pPr>
      <w:r w:rsidRPr="00604BD4">
        <w:rPr>
          <w:rFonts w:ascii="Arial" w:hAnsi="Arial" w:cs="Arial"/>
        </w:rPr>
        <w:t xml:space="preserve">The purpose of this document is to </w:t>
      </w:r>
      <w:r w:rsidR="00921918" w:rsidRPr="00604BD4">
        <w:rPr>
          <w:rFonts w:ascii="Arial" w:hAnsi="Arial" w:cs="Arial"/>
        </w:rPr>
        <w:t>define</w:t>
      </w:r>
      <w:r w:rsidR="003B5865" w:rsidRPr="00604BD4">
        <w:rPr>
          <w:rFonts w:ascii="Arial" w:hAnsi="Arial" w:cs="Arial"/>
        </w:rPr>
        <w:t xml:space="preserve"> the</w:t>
      </w:r>
      <w:r w:rsidR="00921918" w:rsidRPr="00604BD4">
        <w:rPr>
          <w:rFonts w:ascii="Arial" w:hAnsi="Arial" w:cs="Arial"/>
        </w:rPr>
        <w:t xml:space="preserve"> process for management of</w:t>
      </w:r>
      <w:r w:rsidR="003B5865" w:rsidRPr="00604BD4">
        <w:rPr>
          <w:rFonts w:ascii="Arial" w:hAnsi="Arial" w:cs="Arial"/>
        </w:rPr>
        <w:t xml:space="preserve"> patients</w:t>
      </w:r>
      <w:r w:rsidR="00921918" w:rsidRPr="00604BD4">
        <w:rPr>
          <w:rFonts w:ascii="Arial" w:hAnsi="Arial" w:cs="Arial"/>
        </w:rPr>
        <w:t xml:space="preserve"> who are</w:t>
      </w:r>
      <w:r w:rsidR="00596981" w:rsidRPr="00604BD4">
        <w:rPr>
          <w:rFonts w:ascii="Arial" w:hAnsi="Arial" w:cs="Arial"/>
        </w:rPr>
        <w:t xml:space="preserve"> found to have iron deficient anaemia</w:t>
      </w:r>
      <w:r w:rsidR="003B5865" w:rsidRPr="00604BD4">
        <w:rPr>
          <w:rFonts w:ascii="Arial" w:hAnsi="Arial" w:cs="Arial"/>
        </w:rPr>
        <w:t xml:space="preserve"> prior to</w:t>
      </w:r>
      <w:r w:rsidR="00921918" w:rsidRPr="00604BD4">
        <w:rPr>
          <w:rFonts w:ascii="Arial" w:hAnsi="Arial" w:cs="Arial"/>
        </w:rPr>
        <w:t xml:space="preserve"> </w:t>
      </w:r>
      <w:r w:rsidR="00662B60" w:rsidRPr="00604BD4">
        <w:rPr>
          <w:rFonts w:ascii="Arial" w:hAnsi="Arial" w:cs="Arial"/>
        </w:rPr>
        <w:t>major colorectal surgery</w:t>
      </w:r>
      <w:r w:rsidR="003B5865" w:rsidRPr="00604BD4">
        <w:rPr>
          <w:rFonts w:ascii="Arial" w:hAnsi="Arial" w:cs="Arial"/>
        </w:rPr>
        <w:t>.</w:t>
      </w:r>
    </w:p>
    <w:p w:rsidR="000C0DEF" w:rsidRPr="00604BD4" w:rsidRDefault="000C0DEF" w:rsidP="00A73E75">
      <w:pPr>
        <w:pStyle w:val="NDHTBodyText"/>
        <w:ind w:left="1418" w:hanging="709"/>
        <w:rPr>
          <w:rFonts w:ascii="Arial" w:hAnsi="Arial" w:cs="Arial"/>
        </w:rPr>
      </w:pPr>
      <w:r w:rsidRPr="00604BD4">
        <w:rPr>
          <w:rFonts w:ascii="Arial" w:hAnsi="Arial" w:cs="Arial"/>
        </w:rPr>
        <w:t xml:space="preserve">The </w:t>
      </w:r>
      <w:r w:rsidR="00802092" w:rsidRPr="00604BD4">
        <w:rPr>
          <w:rFonts w:ascii="Arial" w:hAnsi="Arial" w:cs="Arial"/>
        </w:rPr>
        <w:t>guideline</w:t>
      </w:r>
      <w:r w:rsidRPr="00604BD4">
        <w:rPr>
          <w:rFonts w:ascii="Arial" w:hAnsi="Arial" w:cs="Arial"/>
        </w:rPr>
        <w:t xml:space="preserve"> applies to </w:t>
      </w:r>
      <w:r w:rsidR="003B5865" w:rsidRPr="00604BD4">
        <w:rPr>
          <w:rFonts w:ascii="Arial" w:hAnsi="Arial" w:cs="Arial"/>
        </w:rPr>
        <w:t>pre-op assessment,</w:t>
      </w:r>
      <w:r w:rsidR="00596981" w:rsidRPr="00604BD4">
        <w:rPr>
          <w:rFonts w:ascii="Arial" w:hAnsi="Arial" w:cs="Arial"/>
        </w:rPr>
        <w:t xml:space="preserve"> colorectal nurse specialists,</w:t>
      </w:r>
      <w:r w:rsidR="003B5865" w:rsidRPr="00604BD4">
        <w:rPr>
          <w:rFonts w:ascii="Arial" w:hAnsi="Arial" w:cs="Arial"/>
        </w:rPr>
        <w:t xml:space="preserve"> anaesthetic</w:t>
      </w:r>
      <w:r w:rsidR="005A39A7" w:rsidRPr="00604BD4">
        <w:rPr>
          <w:rFonts w:ascii="Arial" w:hAnsi="Arial" w:cs="Arial"/>
        </w:rPr>
        <w:t>s, g</w:t>
      </w:r>
      <w:r w:rsidR="00662B60" w:rsidRPr="00604BD4">
        <w:rPr>
          <w:rFonts w:ascii="Arial" w:hAnsi="Arial" w:cs="Arial"/>
        </w:rPr>
        <w:t>eneral surgery</w:t>
      </w:r>
      <w:r w:rsidR="003B5865" w:rsidRPr="00604BD4">
        <w:rPr>
          <w:rFonts w:ascii="Arial" w:hAnsi="Arial" w:cs="Arial"/>
        </w:rPr>
        <w:t xml:space="preserve">, </w:t>
      </w:r>
      <w:r w:rsidR="005A39A7" w:rsidRPr="00604BD4">
        <w:rPr>
          <w:rFonts w:ascii="Arial" w:hAnsi="Arial" w:cs="Arial"/>
        </w:rPr>
        <w:t xml:space="preserve">gastroenterology, </w:t>
      </w:r>
      <w:r w:rsidR="00802092" w:rsidRPr="00604BD4">
        <w:rPr>
          <w:rFonts w:ascii="Arial" w:hAnsi="Arial" w:cs="Arial"/>
        </w:rPr>
        <w:t>haematology, pharmacy</w:t>
      </w:r>
      <w:r w:rsidR="005A39A7" w:rsidRPr="00604BD4">
        <w:rPr>
          <w:rFonts w:ascii="Arial" w:hAnsi="Arial" w:cs="Arial"/>
        </w:rPr>
        <w:t xml:space="preserve"> and e</w:t>
      </w:r>
      <w:r w:rsidR="00662B60" w:rsidRPr="00604BD4">
        <w:rPr>
          <w:rFonts w:ascii="Arial" w:hAnsi="Arial" w:cs="Arial"/>
        </w:rPr>
        <w:t>ndoscopy</w:t>
      </w:r>
      <w:r w:rsidRPr="00604BD4">
        <w:rPr>
          <w:rFonts w:ascii="Arial" w:hAnsi="Arial" w:cs="Arial"/>
        </w:rPr>
        <w:t xml:space="preserve"> </w:t>
      </w:r>
    </w:p>
    <w:p w:rsidR="000C0DEF" w:rsidRPr="00604BD4" w:rsidRDefault="000C0DEF" w:rsidP="00A73E75">
      <w:pPr>
        <w:pStyle w:val="NDHTBodyText"/>
        <w:ind w:left="1418" w:hanging="709"/>
        <w:rPr>
          <w:rFonts w:ascii="Arial" w:hAnsi="Arial" w:cs="Arial"/>
        </w:rPr>
      </w:pPr>
      <w:r w:rsidRPr="00604BD4">
        <w:rPr>
          <w:rFonts w:ascii="Arial" w:hAnsi="Arial" w:cs="Arial"/>
        </w:rPr>
        <w:t xml:space="preserve">Implementation of this </w:t>
      </w:r>
      <w:r w:rsidR="00802092" w:rsidRPr="00604BD4">
        <w:rPr>
          <w:rFonts w:ascii="Arial" w:hAnsi="Arial" w:cs="Arial"/>
        </w:rPr>
        <w:t>guideline</w:t>
      </w:r>
      <w:r w:rsidRPr="00604BD4">
        <w:rPr>
          <w:rFonts w:ascii="Arial" w:hAnsi="Arial" w:cs="Arial"/>
        </w:rPr>
        <w:t xml:space="preserve"> will ensure that:</w:t>
      </w:r>
    </w:p>
    <w:p w:rsidR="000C0DEF" w:rsidRPr="00604BD4" w:rsidRDefault="00802092" w:rsidP="00A73E75">
      <w:pPr>
        <w:pStyle w:val="NDHTBullet1"/>
        <w:ind w:left="1985"/>
        <w:rPr>
          <w:rFonts w:ascii="Arial" w:hAnsi="Arial" w:cs="Arial"/>
        </w:rPr>
      </w:pPr>
      <w:r w:rsidRPr="00604BD4">
        <w:rPr>
          <w:rFonts w:ascii="Arial" w:hAnsi="Arial" w:cs="Arial"/>
        </w:rPr>
        <w:t xml:space="preserve">Patients </w:t>
      </w:r>
      <w:r w:rsidR="00921918" w:rsidRPr="00604BD4">
        <w:rPr>
          <w:rFonts w:ascii="Arial" w:hAnsi="Arial" w:cs="Arial"/>
        </w:rPr>
        <w:t>un</w:t>
      </w:r>
      <w:r w:rsidR="00662B60" w:rsidRPr="00604BD4">
        <w:rPr>
          <w:rFonts w:ascii="Arial" w:hAnsi="Arial" w:cs="Arial"/>
        </w:rPr>
        <w:t>dergoing major colorectal surgery</w:t>
      </w:r>
      <w:r w:rsidR="00921918" w:rsidRPr="00604BD4">
        <w:rPr>
          <w:rFonts w:ascii="Arial" w:hAnsi="Arial" w:cs="Arial"/>
        </w:rPr>
        <w:t xml:space="preserve"> </w:t>
      </w:r>
      <w:r w:rsidRPr="00604BD4">
        <w:rPr>
          <w:rFonts w:ascii="Arial" w:hAnsi="Arial" w:cs="Arial"/>
        </w:rPr>
        <w:t>are not put at avoidable perioperative risk due to untreated pre-operative anaemia</w:t>
      </w:r>
    </w:p>
    <w:p w:rsidR="000C0DEF" w:rsidRPr="00604BD4" w:rsidRDefault="000C0DEF" w:rsidP="000C0DEF">
      <w:pPr>
        <w:pStyle w:val="Heading1"/>
        <w:rPr>
          <w:rFonts w:ascii="Arial" w:hAnsi="Arial" w:cs="Arial"/>
        </w:rPr>
      </w:pPr>
      <w:bookmarkStart w:id="9" w:name="_Toc377722096"/>
      <w:bookmarkStart w:id="10" w:name="Definitions"/>
      <w:bookmarkStart w:id="11" w:name="_Toc475447189"/>
      <w:r w:rsidRPr="00604BD4">
        <w:rPr>
          <w:rFonts w:ascii="Arial" w:hAnsi="Arial" w:cs="Arial"/>
        </w:rPr>
        <w:t>Definitions</w:t>
      </w:r>
      <w:bookmarkEnd w:id="9"/>
      <w:bookmarkEnd w:id="10"/>
      <w:bookmarkEnd w:id="11"/>
    </w:p>
    <w:p w:rsidR="00733C86" w:rsidRPr="00604BD4" w:rsidRDefault="00733C86" w:rsidP="00A73E75">
      <w:pPr>
        <w:pStyle w:val="NDHTBodyText"/>
        <w:ind w:left="1418" w:hanging="709"/>
        <w:rPr>
          <w:rFonts w:ascii="Arial" w:hAnsi="Arial" w:cs="Arial"/>
        </w:rPr>
      </w:pPr>
      <w:proofErr w:type="spellStart"/>
      <w:r w:rsidRPr="00604BD4">
        <w:rPr>
          <w:rFonts w:ascii="Arial" w:hAnsi="Arial" w:cs="Arial"/>
        </w:rPr>
        <w:t>Hb</w:t>
      </w:r>
      <w:proofErr w:type="spellEnd"/>
      <w:r w:rsidRPr="00604BD4">
        <w:rPr>
          <w:rFonts w:ascii="Arial" w:hAnsi="Arial" w:cs="Arial"/>
        </w:rPr>
        <w:tab/>
      </w:r>
      <w:r w:rsidRPr="00604BD4">
        <w:rPr>
          <w:rFonts w:ascii="Arial" w:hAnsi="Arial" w:cs="Arial"/>
        </w:rPr>
        <w:tab/>
      </w:r>
      <w:r w:rsidR="00567999" w:rsidRPr="00604BD4">
        <w:rPr>
          <w:rFonts w:ascii="Arial" w:hAnsi="Arial" w:cs="Arial"/>
        </w:rPr>
        <w:tab/>
      </w:r>
      <w:r w:rsidR="00F13478" w:rsidRPr="00604BD4">
        <w:rPr>
          <w:rFonts w:ascii="Arial" w:hAnsi="Arial" w:cs="Arial"/>
        </w:rPr>
        <w:tab/>
      </w:r>
      <w:r w:rsidRPr="00604BD4">
        <w:rPr>
          <w:rFonts w:ascii="Arial" w:hAnsi="Arial" w:cs="Arial"/>
        </w:rPr>
        <w:t>Haemoglobin level (g/L)</w:t>
      </w:r>
    </w:p>
    <w:p w:rsidR="00DE1C2A" w:rsidRPr="00604BD4" w:rsidRDefault="00DE1C2A" w:rsidP="00A73E75">
      <w:pPr>
        <w:pStyle w:val="NDHTBodyText"/>
        <w:ind w:left="1418" w:hanging="709"/>
        <w:rPr>
          <w:rFonts w:ascii="Arial" w:hAnsi="Arial" w:cs="Arial"/>
        </w:rPr>
      </w:pPr>
      <w:r w:rsidRPr="00604BD4">
        <w:rPr>
          <w:rFonts w:ascii="Arial" w:hAnsi="Arial" w:cs="Arial"/>
        </w:rPr>
        <w:t>FBC</w:t>
      </w:r>
      <w:r w:rsidRPr="00604BD4">
        <w:rPr>
          <w:rFonts w:ascii="Arial" w:hAnsi="Arial" w:cs="Arial"/>
        </w:rPr>
        <w:tab/>
      </w:r>
      <w:r w:rsidRPr="00604BD4">
        <w:rPr>
          <w:rFonts w:ascii="Arial" w:hAnsi="Arial" w:cs="Arial"/>
        </w:rPr>
        <w:tab/>
      </w:r>
      <w:r w:rsidRPr="00604BD4">
        <w:rPr>
          <w:rFonts w:ascii="Arial" w:hAnsi="Arial" w:cs="Arial"/>
        </w:rPr>
        <w:tab/>
      </w:r>
      <w:r w:rsidRPr="00604BD4">
        <w:rPr>
          <w:rFonts w:ascii="Arial" w:hAnsi="Arial" w:cs="Arial"/>
        </w:rPr>
        <w:tab/>
        <w:t>Full Blood Count</w:t>
      </w:r>
    </w:p>
    <w:p w:rsidR="00DE1C2A" w:rsidRPr="00604BD4" w:rsidRDefault="00DE1C2A" w:rsidP="00A73E75">
      <w:pPr>
        <w:pStyle w:val="NDHTBodyText"/>
        <w:ind w:left="1418" w:hanging="709"/>
        <w:rPr>
          <w:rFonts w:ascii="Arial" w:hAnsi="Arial" w:cs="Arial"/>
        </w:rPr>
      </w:pPr>
      <w:r w:rsidRPr="00604BD4">
        <w:rPr>
          <w:rFonts w:ascii="Arial" w:hAnsi="Arial" w:cs="Arial"/>
        </w:rPr>
        <w:t>G&amp;S</w:t>
      </w:r>
      <w:r w:rsidRPr="00604BD4">
        <w:rPr>
          <w:rFonts w:ascii="Arial" w:hAnsi="Arial" w:cs="Arial"/>
        </w:rPr>
        <w:tab/>
      </w:r>
      <w:r w:rsidRPr="00604BD4">
        <w:rPr>
          <w:rFonts w:ascii="Arial" w:hAnsi="Arial" w:cs="Arial"/>
        </w:rPr>
        <w:tab/>
      </w:r>
      <w:r w:rsidRPr="00604BD4">
        <w:rPr>
          <w:rFonts w:ascii="Arial" w:hAnsi="Arial" w:cs="Arial"/>
        </w:rPr>
        <w:tab/>
      </w:r>
      <w:r w:rsidRPr="00604BD4">
        <w:rPr>
          <w:rFonts w:ascii="Arial" w:hAnsi="Arial" w:cs="Arial"/>
        </w:rPr>
        <w:tab/>
        <w:t>Group and Save</w:t>
      </w:r>
    </w:p>
    <w:p w:rsidR="00F13478" w:rsidRPr="00604BD4" w:rsidRDefault="00F13478" w:rsidP="00A73E75">
      <w:pPr>
        <w:pStyle w:val="NDHTBodyText"/>
        <w:ind w:left="1418" w:hanging="709"/>
        <w:rPr>
          <w:rFonts w:ascii="Arial" w:hAnsi="Arial" w:cs="Arial"/>
        </w:rPr>
      </w:pPr>
      <w:r w:rsidRPr="00604BD4">
        <w:rPr>
          <w:rFonts w:ascii="Arial" w:hAnsi="Arial" w:cs="Arial"/>
        </w:rPr>
        <w:t>CRP</w:t>
      </w:r>
      <w:r w:rsidRPr="00604BD4">
        <w:rPr>
          <w:rFonts w:ascii="Arial" w:hAnsi="Arial" w:cs="Arial"/>
        </w:rPr>
        <w:tab/>
      </w:r>
      <w:r w:rsidRPr="00604BD4">
        <w:rPr>
          <w:rFonts w:ascii="Arial" w:hAnsi="Arial" w:cs="Arial"/>
        </w:rPr>
        <w:tab/>
      </w:r>
      <w:r w:rsidRPr="00604BD4">
        <w:rPr>
          <w:rFonts w:ascii="Arial" w:hAnsi="Arial" w:cs="Arial"/>
        </w:rPr>
        <w:tab/>
      </w:r>
      <w:r w:rsidRPr="00604BD4">
        <w:rPr>
          <w:rFonts w:ascii="Arial" w:hAnsi="Arial" w:cs="Arial"/>
        </w:rPr>
        <w:tab/>
        <w:t>C-reactive protein</w:t>
      </w:r>
    </w:p>
    <w:p w:rsidR="000C0DEF" w:rsidRPr="00604BD4" w:rsidRDefault="00733C86" w:rsidP="00A73E75">
      <w:pPr>
        <w:pStyle w:val="NDHTBodyText"/>
        <w:ind w:left="1418" w:hanging="709"/>
        <w:rPr>
          <w:rFonts w:ascii="Arial" w:hAnsi="Arial" w:cs="Arial"/>
        </w:rPr>
      </w:pPr>
      <w:r w:rsidRPr="00604BD4">
        <w:rPr>
          <w:rFonts w:ascii="Arial" w:hAnsi="Arial" w:cs="Arial"/>
        </w:rPr>
        <w:t>Anaemia</w:t>
      </w:r>
      <w:r w:rsidRPr="00604BD4">
        <w:rPr>
          <w:rFonts w:ascii="Arial" w:hAnsi="Arial" w:cs="Arial"/>
        </w:rPr>
        <w:tab/>
      </w:r>
      <w:r w:rsidR="00567999" w:rsidRPr="00604BD4">
        <w:rPr>
          <w:rFonts w:ascii="Arial" w:hAnsi="Arial" w:cs="Arial"/>
        </w:rPr>
        <w:tab/>
      </w:r>
      <w:r w:rsidR="00F13478" w:rsidRPr="00604BD4">
        <w:rPr>
          <w:rFonts w:ascii="Arial" w:hAnsi="Arial" w:cs="Arial"/>
        </w:rPr>
        <w:tab/>
      </w:r>
      <w:r w:rsidRPr="00604BD4">
        <w:rPr>
          <w:rFonts w:ascii="Arial" w:hAnsi="Arial" w:cs="Arial"/>
        </w:rPr>
        <w:t xml:space="preserve">Male </w:t>
      </w:r>
      <w:proofErr w:type="spellStart"/>
      <w:r w:rsidRPr="00604BD4">
        <w:rPr>
          <w:rFonts w:ascii="Arial" w:hAnsi="Arial" w:cs="Arial"/>
        </w:rPr>
        <w:t>Hb</w:t>
      </w:r>
      <w:proofErr w:type="spellEnd"/>
      <w:r w:rsidRPr="00604BD4">
        <w:rPr>
          <w:rFonts w:ascii="Arial" w:hAnsi="Arial" w:cs="Arial"/>
        </w:rPr>
        <w:t xml:space="preserve"> &lt; 130 g/L</w:t>
      </w:r>
    </w:p>
    <w:p w:rsidR="00733C86" w:rsidRPr="00604BD4" w:rsidRDefault="00733C86" w:rsidP="00F13478">
      <w:pPr>
        <w:pStyle w:val="NDHTBodyText"/>
        <w:numPr>
          <w:ilvl w:val="0"/>
          <w:numId w:val="0"/>
        </w:numPr>
        <w:ind w:left="3600" w:firstLine="720"/>
        <w:rPr>
          <w:rFonts w:ascii="Arial" w:hAnsi="Arial" w:cs="Arial"/>
        </w:rPr>
      </w:pPr>
      <w:r w:rsidRPr="00604BD4">
        <w:rPr>
          <w:rFonts w:ascii="Arial" w:hAnsi="Arial" w:cs="Arial"/>
        </w:rPr>
        <w:t xml:space="preserve">Female </w:t>
      </w:r>
      <w:proofErr w:type="spellStart"/>
      <w:r w:rsidRPr="00604BD4">
        <w:rPr>
          <w:rFonts w:ascii="Arial" w:hAnsi="Arial" w:cs="Arial"/>
        </w:rPr>
        <w:t>Hb</w:t>
      </w:r>
      <w:proofErr w:type="spellEnd"/>
      <w:r w:rsidRPr="00604BD4">
        <w:rPr>
          <w:rFonts w:ascii="Arial" w:hAnsi="Arial" w:cs="Arial"/>
        </w:rPr>
        <w:t xml:space="preserve"> &lt; 120 g/L</w:t>
      </w:r>
    </w:p>
    <w:p w:rsidR="00FE0C54" w:rsidRPr="00604BD4" w:rsidRDefault="00567999" w:rsidP="00D54B00">
      <w:pPr>
        <w:pStyle w:val="NDHTBodyText"/>
        <w:ind w:left="1418" w:hanging="709"/>
        <w:rPr>
          <w:rFonts w:ascii="Arial" w:hAnsi="Arial" w:cs="Arial"/>
        </w:rPr>
      </w:pPr>
      <w:r w:rsidRPr="00604BD4">
        <w:rPr>
          <w:rFonts w:ascii="Arial" w:hAnsi="Arial" w:cs="Arial"/>
        </w:rPr>
        <w:t>Iron deficiency</w:t>
      </w:r>
      <w:r w:rsidRPr="00604BD4">
        <w:rPr>
          <w:rFonts w:ascii="Arial" w:hAnsi="Arial" w:cs="Arial"/>
        </w:rPr>
        <w:tab/>
      </w:r>
      <w:r w:rsidR="004D26EA" w:rsidRPr="00604BD4">
        <w:rPr>
          <w:rFonts w:ascii="Arial" w:hAnsi="Arial" w:cs="Arial"/>
        </w:rPr>
        <w:tab/>
        <w:t>F</w:t>
      </w:r>
      <w:r w:rsidR="00F13478" w:rsidRPr="00604BD4">
        <w:rPr>
          <w:rFonts w:ascii="Arial" w:hAnsi="Arial" w:cs="Arial"/>
        </w:rPr>
        <w:t>erritin</w:t>
      </w:r>
      <w:r w:rsidRPr="00604BD4">
        <w:rPr>
          <w:rFonts w:ascii="Arial" w:hAnsi="Arial" w:cs="Arial"/>
        </w:rPr>
        <w:t xml:space="preserve"> &lt; 30 </w:t>
      </w:r>
      <w:proofErr w:type="spellStart"/>
      <w:r w:rsidR="00F13478" w:rsidRPr="00604BD4">
        <w:rPr>
          <w:rFonts w:ascii="Arial" w:hAnsi="Arial" w:cs="Arial"/>
        </w:rPr>
        <w:t>u</w:t>
      </w:r>
      <w:r w:rsidRPr="00604BD4">
        <w:rPr>
          <w:rFonts w:ascii="Arial" w:hAnsi="Arial" w:cs="Arial"/>
        </w:rPr>
        <w:t>g</w:t>
      </w:r>
      <w:proofErr w:type="spellEnd"/>
      <w:r w:rsidRPr="00604BD4">
        <w:rPr>
          <w:rFonts w:ascii="Arial" w:hAnsi="Arial" w:cs="Arial"/>
        </w:rPr>
        <w:t>/L</w:t>
      </w:r>
      <w:bookmarkStart w:id="12" w:name="_Toc377722099"/>
      <w:bookmarkStart w:id="13" w:name="_Toc475447190"/>
      <w:bookmarkStart w:id="14" w:name="Responsibilities"/>
    </w:p>
    <w:p w:rsidR="00D54B00" w:rsidRPr="00604BD4" w:rsidRDefault="00D54B00" w:rsidP="00D54B00">
      <w:pPr>
        <w:pStyle w:val="NDHTBodyText"/>
        <w:numPr>
          <w:ilvl w:val="0"/>
          <w:numId w:val="0"/>
        </w:numPr>
        <w:ind w:left="720" w:hanging="720"/>
        <w:rPr>
          <w:rFonts w:ascii="Arial" w:hAnsi="Arial" w:cs="Arial"/>
        </w:rPr>
      </w:pPr>
    </w:p>
    <w:p w:rsidR="002A7084" w:rsidRPr="00604BD4" w:rsidRDefault="000C0DEF" w:rsidP="000C0DEF">
      <w:pPr>
        <w:pStyle w:val="Heading1"/>
        <w:rPr>
          <w:rFonts w:ascii="Arial" w:hAnsi="Arial" w:cs="Arial"/>
        </w:rPr>
      </w:pPr>
      <w:r w:rsidRPr="00604BD4">
        <w:rPr>
          <w:rFonts w:ascii="Arial" w:hAnsi="Arial" w:cs="Arial"/>
        </w:rPr>
        <w:t>Responsibilities</w:t>
      </w:r>
      <w:bookmarkEnd w:id="12"/>
      <w:bookmarkEnd w:id="13"/>
      <w:r w:rsidRPr="00604BD4">
        <w:rPr>
          <w:rFonts w:ascii="Arial" w:hAnsi="Arial" w:cs="Arial"/>
        </w:rPr>
        <w:t xml:space="preserve"> </w:t>
      </w:r>
    </w:p>
    <w:p w:rsidR="002B4B64" w:rsidRPr="00604BD4" w:rsidRDefault="002B4B64" w:rsidP="006F7D66">
      <w:pPr>
        <w:pStyle w:val="NDHTBodyText"/>
        <w:ind w:left="1276" w:hanging="567"/>
        <w:rPr>
          <w:rFonts w:ascii="Arial" w:hAnsi="Arial" w:cs="Arial"/>
        </w:rPr>
      </w:pPr>
      <w:bookmarkStart w:id="15" w:name="_Toc377722100"/>
      <w:bookmarkEnd w:id="14"/>
      <w:r w:rsidRPr="00604BD4">
        <w:rPr>
          <w:rFonts w:ascii="Arial" w:hAnsi="Arial" w:cs="Arial"/>
        </w:rPr>
        <w:t xml:space="preserve">Implementation of this guideline will be the responsibility of </w:t>
      </w:r>
      <w:r w:rsidR="00965480" w:rsidRPr="00604BD4">
        <w:rPr>
          <w:rFonts w:ascii="Arial" w:hAnsi="Arial" w:cs="Arial"/>
        </w:rPr>
        <w:t xml:space="preserve">the Colorectal Nurse Specialist team in liaison with </w:t>
      </w:r>
      <w:r w:rsidRPr="00604BD4">
        <w:rPr>
          <w:rFonts w:ascii="Arial" w:hAnsi="Arial" w:cs="Arial"/>
        </w:rPr>
        <w:t xml:space="preserve">the </w:t>
      </w:r>
      <w:r w:rsidR="00965480" w:rsidRPr="00604BD4">
        <w:rPr>
          <w:rFonts w:ascii="Arial" w:hAnsi="Arial" w:cs="Arial"/>
        </w:rPr>
        <w:t xml:space="preserve">Colorectal Surgeons, the </w:t>
      </w:r>
      <w:r w:rsidRPr="00604BD4">
        <w:rPr>
          <w:rFonts w:ascii="Arial" w:hAnsi="Arial" w:cs="Arial"/>
        </w:rPr>
        <w:t>Lead Clinician and Lead Nurse for Pre-oper</w:t>
      </w:r>
      <w:r w:rsidR="00965480" w:rsidRPr="00604BD4">
        <w:rPr>
          <w:rFonts w:ascii="Arial" w:hAnsi="Arial" w:cs="Arial"/>
        </w:rPr>
        <w:t>ative assessment</w:t>
      </w:r>
      <w:r w:rsidR="00596981" w:rsidRPr="00604BD4">
        <w:rPr>
          <w:rFonts w:ascii="Arial" w:hAnsi="Arial" w:cs="Arial"/>
        </w:rPr>
        <w:t>,</w:t>
      </w:r>
      <w:r w:rsidR="00965480" w:rsidRPr="00604BD4">
        <w:rPr>
          <w:rFonts w:ascii="Arial" w:hAnsi="Arial" w:cs="Arial"/>
        </w:rPr>
        <w:t xml:space="preserve"> the</w:t>
      </w:r>
      <w:r w:rsidR="00596981" w:rsidRPr="00604BD4">
        <w:rPr>
          <w:rFonts w:ascii="Arial" w:hAnsi="Arial" w:cs="Arial"/>
        </w:rPr>
        <w:t xml:space="preserve"> </w:t>
      </w:r>
      <w:r w:rsidRPr="00604BD4">
        <w:rPr>
          <w:rFonts w:ascii="Arial" w:hAnsi="Arial" w:cs="Arial"/>
        </w:rPr>
        <w:t>Ho</w:t>
      </w:r>
      <w:r w:rsidR="00965480" w:rsidRPr="00604BD4">
        <w:rPr>
          <w:rFonts w:ascii="Arial" w:hAnsi="Arial" w:cs="Arial"/>
        </w:rPr>
        <w:t>spital Transfusion Committee</w:t>
      </w:r>
      <w:r w:rsidR="00662B60" w:rsidRPr="00604BD4">
        <w:rPr>
          <w:rFonts w:ascii="Arial" w:hAnsi="Arial" w:cs="Arial"/>
        </w:rPr>
        <w:t xml:space="preserve"> and</w:t>
      </w:r>
      <w:r w:rsidRPr="00604BD4">
        <w:rPr>
          <w:rFonts w:ascii="Arial" w:hAnsi="Arial" w:cs="Arial"/>
        </w:rPr>
        <w:t xml:space="preserve"> other key stakeholders detailed below.</w:t>
      </w:r>
    </w:p>
    <w:p w:rsidR="00651F02" w:rsidRPr="00604BD4" w:rsidRDefault="00651F02" w:rsidP="00651F02">
      <w:pPr>
        <w:pStyle w:val="Heading2"/>
        <w:rPr>
          <w:rFonts w:ascii="Arial" w:hAnsi="Arial" w:cs="Arial"/>
        </w:rPr>
      </w:pPr>
      <w:bookmarkStart w:id="16" w:name="_Toc475447191"/>
      <w:r w:rsidRPr="00604BD4">
        <w:rPr>
          <w:rFonts w:ascii="Arial" w:hAnsi="Arial" w:cs="Arial"/>
        </w:rPr>
        <w:t xml:space="preserve">Role of Endoscopist and Colorectal </w:t>
      </w:r>
      <w:r w:rsidR="002B6E43" w:rsidRPr="00604BD4">
        <w:rPr>
          <w:rFonts w:ascii="Arial" w:hAnsi="Arial" w:cs="Arial"/>
        </w:rPr>
        <w:t>team</w:t>
      </w:r>
    </w:p>
    <w:p w:rsidR="00651F02" w:rsidRPr="00604BD4" w:rsidRDefault="00651F02" w:rsidP="00651F02">
      <w:pPr>
        <w:pStyle w:val="NDHTBodyText"/>
        <w:ind w:left="1276" w:hanging="567"/>
        <w:rPr>
          <w:rFonts w:ascii="Arial" w:hAnsi="Arial" w:cs="Arial"/>
        </w:rPr>
      </w:pPr>
      <w:r w:rsidRPr="00604BD4">
        <w:rPr>
          <w:rFonts w:ascii="Arial" w:hAnsi="Arial" w:cs="Arial"/>
        </w:rPr>
        <w:t xml:space="preserve">The Endoscopist and Colorectal </w:t>
      </w:r>
      <w:r w:rsidR="002B6E43" w:rsidRPr="00604BD4">
        <w:rPr>
          <w:rFonts w:ascii="Arial" w:hAnsi="Arial" w:cs="Arial"/>
        </w:rPr>
        <w:t>team</w:t>
      </w:r>
      <w:r w:rsidRPr="00604BD4">
        <w:rPr>
          <w:rFonts w:ascii="Arial" w:hAnsi="Arial" w:cs="Arial"/>
        </w:rPr>
        <w:t xml:space="preserve"> are responsible for:</w:t>
      </w:r>
    </w:p>
    <w:p w:rsidR="00651F02" w:rsidRPr="00604BD4" w:rsidRDefault="00651F02" w:rsidP="00651F02">
      <w:pPr>
        <w:pStyle w:val="NDHTBodyText"/>
        <w:numPr>
          <w:ilvl w:val="0"/>
          <w:numId w:val="36"/>
        </w:numPr>
        <w:rPr>
          <w:rFonts w:ascii="Arial" w:hAnsi="Arial" w:cs="Arial"/>
        </w:rPr>
      </w:pPr>
      <w:r w:rsidRPr="00604BD4">
        <w:rPr>
          <w:rFonts w:ascii="Arial" w:hAnsi="Arial" w:cs="Arial"/>
        </w:rPr>
        <w:t xml:space="preserve">Informing Colorectal Nurse Specialists of any new diagnosis </w:t>
      </w:r>
      <w:r w:rsidR="00C11568" w:rsidRPr="00604BD4">
        <w:rPr>
          <w:rFonts w:ascii="Arial" w:hAnsi="Arial" w:cs="Arial"/>
        </w:rPr>
        <w:t>of possible colorectal cancer</w:t>
      </w:r>
    </w:p>
    <w:p w:rsidR="00651F02" w:rsidRPr="00604BD4" w:rsidRDefault="00651F02" w:rsidP="00651F02">
      <w:pPr>
        <w:pStyle w:val="NDHTBodyText"/>
        <w:numPr>
          <w:ilvl w:val="0"/>
          <w:numId w:val="36"/>
        </w:numPr>
        <w:rPr>
          <w:rFonts w:ascii="Arial" w:hAnsi="Arial" w:cs="Arial"/>
        </w:rPr>
      </w:pPr>
      <w:r w:rsidRPr="00604BD4">
        <w:rPr>
          <w:rFonts w:ascii="Arial" w:hAnsi="Arial" w:cs="Arial"/>
        </w:rPr>
        <w:t>Prescribing intravenous iron</w:t>
      </w:r>
      <w:r w:rsidR="000E0277" w:rsidRPr="00604BD4">
        <w:rPr>
          <w:rFonts w:ascii="Arial" w:hAnsi="Arial" w:cs="Arial"/>
        </w:rPr>
        <w:t xml:space="preserve"> according to the Trust Standard Operating Procedure (dose as detailed in this guideline)</w:t>
      </w:r>
    </w:p>
    <w:p w:rsidR="008816CF" w:rsidRPr="00604BD4" w:rsidRDefault="008816CF" w:rsidP="008816CF">
      <w:pPr>
        <w:pStyle w:val="Heading2"/>
        <w:rPr>
          <w:rFonts w:ascii="Arial" w:hAnsi="Arial" w:cs="Arial"/>
        </w:rPr>
      </w:pPr>
      <w:r w:rsidRPr="00604BD4">
        <w:rPr>
          <w:rFonts w:ascii="Arial" w:hAnsi="Arial" w:cs="Arial"/>
        </w:rPr>
        <w:t>Role of Colorectal Nurse Specialist</w:t>
      </w:r>
    </w:p>
    <w:p w:rsidR="008816CF" w:rsidRPr="00604BD4" w:rsidRDefault="003A3C7A" w:rsidP="008816CF">
      <w:pPr>
        <w:pStyle w:val="NDHTBodyText"/>
        <w:ind w:left="1276" w:hanging="567"/>
        <w:rPr>
          <w:rFonts w:ascii="Arial" w:hAnsi="Arial" w:cs="Arial"/>
        </w:rPr>
      </w:pPr>
      <w:r w:rsidRPr="00604BD4">
        <w:rPr>
          <w:rFonts w:ascii="Arial" w:hAnsi="Arial" w:cs="Arial"/>
        </w:rPr>
        <w:t>The Colorectal Nurse S</w:t>
      </w:r>
      <w:r w:rsidR="008816CF" w:rsidRPr="00604BD4">
        <w:rPr>
          <w:rFonts w:ascii="Arial" w:hAnsi="Arial" w:cs="Arial"/>
        </w:rPr>
        <w:t>pecialist is responsible for:</w:t>
      </w:r>
    </w:p>
    <w:p w:rsidR="008816CF" w:rsidRPr="00604BD4" w:rsidRDefault="00651F02" w:rsidP="008816CF">
      <w:pPr>
        <w:pStyle w:val="NDHTBodyText"/>
        <w:numPr>
          <w:ilvl w:val="0"/>
          <w:numId w:val="35"/>
        </w:numPr>
        <w:rPr>
          <w:rFonts w:ascii="Arial" w:hAnsi="Arial" w:cs="Arial"/>
        </w:rPr>
      </w:pPr>
      <w:r w:rsidRPr="00604BD4">
        <w:rPr>
          <w:rFonts w:ascii="Arial" w:hAnsi="Arial" w:cs="Arial"/>
        </w:rPr>
        <w:t xml:space="preserve">Identification of </w:t>
      </w:r>
      <w:r w:rsidR="008816CF" w:rsidRPr="00604BD4">
        <w:rPr>
          <w:rFonts w:ascii="Arial" w:hAnsi="Arial" w:cs="Arial"/>
        </w:rPr>
        <w:t>iron de</w:t>
      </w:r>
      <w:r w:rsidRPr="00604BD4">
        <w:rPr>
          <w:rFonts w:ascii="Arial" w:hAnsi="Arial" w:cs="Arial"/>
        </w:rPr>
        <w:t>ficiency anaemia in patients</w:t>
      </w:r>
      <w:r w:rsidR="00B25392" w:rsidRPr="00604BD4">
        <w:rPr>
          <w:rFonts w:ascii="Arial" w:hAnsi="Arial" w:cs="Arial"/>
        </w:rPr>
        <w:t xml:space="preserve"> with</w:t>
      </w:r>
      <w:r w:rsidR="008816CF" w:rsidRPr="00604BD4">
        <w:rPr>
          <w:rFonts w:ascii="Arial" w:hAnsi="Arial" w:cs="Arial"/>
        </w:rPr>
        <w:t xml:space="preserve"> a new diagn</w:t>
      </w:r>
      <w:r w:rsidR="00B52434" w:rsidRPr="00604BD4">
        <w:rPr>
          <w:rFonts w:ascii="Arial" w:hAnsi="Arial" w:cs="Arial"/>
        </w:rPr>
        <w:t>osis of possible</w:t>
      </w:r>
      <w:r w:rsidR="008816CF" w:rsidRPr="00604BD4">
        <w:rPr>
          <w:rFonts w:ascii="Arial" w:hAnsi="Arial" w:cs="Arial"/>
        </w:rPr>
        <w:t xml:space="preserve"> colorectal cancer</w:t>
      </w:r>
      <w:r w:rsidRPr="00604BD4">
        <w:rPr>
          <w:rFonts w:ascii="Arial" w:hAnsi="Arial" w:cs="Arial"/>
        </w:rPr>
        <w:t xml:space="preserve"> as detailed in this guideline</w:t>
      </w:r>
      <w:r w:rsidR="000D0FAE" w:rsidRPr="00604BD4">
        <w:rPr>
          <w:rFonts w:ascii="Arial" w:hAnsi="Arial" w:cs="Arial"/>
        </w:rPr>
        <w:t>. It is anticipated that this will occur</w:t>
      </w:r>
      <w:r w:rsidR="008816CF" w:rsidRPr="00604BD4">
        <w:rPr>
          <w:rFonts w:ascii="Arial" w:hAnsi="Arial" w:cs="Arial"/>
        </w:rPr>
        <w:t xml:space="preserve"> a</w:t>
      </w:r>
      <w:r w:rsidR="000D0FAE" w:rsidRPr="00604BD4">
        <w:rPr>
          <w:rFonts w:ascii="Arial" w:hAnsi="Arial" w:cs="Arial"/>
        </w:rPr>
        <w:t xml:space="preserve">t the time of </w:t>
      </w:r>
      <w:r w:rsidR="008816CF" w:rsidRPr="00604BD4">
        <w:rPr>
          <w:rFonts w:ascii="Arial" w:hAnsi="Arial" w:cs="Arial"/>
        </w:rPr>
        <w:t>endoscopy</w:t>
      </w:r>
      <w:r w:rsidR="000D0FAE" w:rsidRPr="00604BD4">
        <w:rPr>
          <w:rFonts w:ascii="Arial" w:hAnsi="Arial" w:cs="Arial"/>
        </w:rPr>
        <w:t xml:space="preserve"> (if not before) in order to give enough time for treatment of anaemia (iron infusion) prior to major colorectal resection.</w:t>
      </w:r>
    </w:p>
    <w:p w:rsidR="008816CF" w:rsidRPr="00604BD4" w:rsidRDefault="008816CF" w:rsidP="008816CF">
      <w:pPr>
        <w:pStyle w:val="NDHTBodyText"/>
        <w:numPr>
          <w:ilvl w:val="0"/>
          <w:numId w:val="35"/>
        </w:numPr>
        <w:rPr>
          <w:rFonts w:ascii="Arial" w:hAnsi="Arial" w:cs="Arial"/>
        </w:rPr>
      </w:pPr>
      <w:r w:rsidRPr="00604BD4">
        <w:rPr>
          <w:rFonts w:ascii="Arial" w:hAnsi="Arial" w:cs="Arial"/>
        </w:rPr>
        <w:t xml:space="preserve">Ensuring </w:t>
      </w:r>
      <w:r w:rsidR="00B25392" w:rsidRPr="00604BD4">
        <w:rPr>
          <w:rFonts w:ascii="Arial" w:hAnsi="Arial" w:cs="Arial"/>
        </w:rPr>
        <w:t>that patients with iron deficiency</w:t>
      </w:r>
      <w:r w:rsidRPr="00604BD4">
        <w:rPr>
          <w:rFonts w:ascii="Arial" w:hAnsi="Arial" w:cs="Arial"/>
        </w:rPr>
        <w:t xml:space="preserve"> anaemia are offered treatment as detailed in this guideline</w:t>
      </w:r>
    </w:p>
    <w:p w:rsidR="008816CF" w:rsidRPr="00604BD4" w:rsidRDefault="008816CF" w:rsidP="008816CF">
      <w:pPr>
        <w:pStyle w:val="NDHTBodyText"/>
        <w:numPr>
          <w:ilvl w:val="0"/>
          <w:numId w:val="35"/>
        </w:numPr>
        <w:rPr>
          <w:rFonts w:ascii="Arial" w:hAnsi="Arial" w:cs="Arial"/>
        </w:rPr>
      </w:pPr>
      <w:r w:rsidRPr="00604BD4">
        <w:rPr>
          <w:rFonts w:ascii="Arial" w:hAnsi="Arial" w:cs="Arial"/>
        </w:rPr>
        <w:t xml:space="preserve">Ensuring </w:t>
      </w:r>
      <w:r w:rsidR="00F87107" w:rsidRPr="00604BD4">
        <w:rPr>
          <w:rFonts w:ascii="Arial" w:hAnsi="Arial" w:cs="Arial"/>
        </w:rPr>
        <w:t xml:space="preserve">that </w:t>
      </w:r>
      <w:r w:rsidRPr="00604BD4">
        <w:rPr>
          <w:rFonts w:ascii="Arial" w:hAnsi="Arial" w:cs="Arial"/>
        </w:rPr>
        <w:t xml:space="preserve">clinicians prescribe </w:t>
      </w:r>
      <w:r w:rsidR="00430118" w:rsidRPr="00604BD4">
        <w:rPr>
          <w:rFonts w:ascii="Arial" w:hAnsi="Arial" w:cs="Arial"/>
        </w:rPr>
        <w:t>intravenous iron</w:t>
      </w:r>
      <w:r w:rsidR="0050554C" w:rsidRPr="00604BD4">
        <w:rPr>
          <w:rFonts w:ascii="Arial" w:hAnsi="Arial" w:cs="Arial"/>
        </w:rPr>
        <w:t xml:space="preserve"> as detailed in this guideline</w:t>
      </w:r>
    </w:p>
    <w:p w:rsidR="008816CF" w:rsidRPr="00604BD4" w:rsidRDefault="008816CF" w:rsidP="008816CF">
      <w:pPr>
        <w:pStyle w:val="NDHTBodyText"/>
        <w:numPr>
          <w:ilvl w:val="0"/>
          <w:numId w:val="35"/>
        </w:numPr>
        <w:rPr>
          <w:rFonts w:ascii="Arial" w:hAnsi="Arial" w:cs="Arial"/>
        </w:rPr>
      </w:pPr>
      <w:r w:rsidRPr="00604BD4">
        <w:rPr>
          <w:rFonts w:ascii="Arial" w:hAnsi="Arial" w:cs="Arial"/>
        </w:rPr>
        <w:t xml:space="preserve">Ensuring </w:t>
      </w:r>
      <w:r w:rsidR="00F87107" w:rsidRPr="00604BD4">
        <w:rPr>
          <w:rFonts w:ascii="Arial" w:hAnsi="Arial" w:cs="Arial"/>
        </w:rPr>
        <w:t xml:space="preserve">that </w:t>
      </w:r>
      <w:r w:rsidR="00355373" w:rsidRPr="00604BD4">
        <w:rPr>
          <w:rFonts w:ascii="Arial" w:hAnsi="Arial" w:cs="Arial"/>
        </w:rPr>
        <w:t xml:space="preserve">intravenous </w:t>
      </w:r>
      <w:r w:rsidRPr="00604BD4">
        <w:rPr>
          <w:rFonts w:ascii="Arial" w:hAnsi="Arial" w:cs="Arial"/>
        </w:rPr>
        <w:t xml:space="preserve">iron infusions are booked </w:t>
      </w:r>
      <w:r w:rsidR="00727583" w:rsidRPr="00604BD4">
        <w:rPr>
          <w:rFonts w:ascii="Arial" w:hAnsi="Arial" w:cs="Arial"/>
        </w:rPr>
        <w:t>into a suitable clinical area</w:t>
      </w:r>
      <w:r w:rsidR="00651F02" w:rsidRPr="00604BD4">
        <w:rPr>
          <w:rFonts w:ascii="Arial" w:hAnsi="Arial" w:cs="Arial"/>
        </w:rPr>
        <w:t xml:space="preserve"> on a clinically urgent basis as detailed in this guideline</w:t>
      </w:r>
    </w:p>
    <w:p w:rsidR="003C2E08" w:rsidRPr="00604BD4" w:rsidRDefault="00F87107" w:rsidP="008816CF">
      <w:pPr>
        <w:pStyle w:val="NDHTBodyText"/>
        <w:numPr>
          <w:ilvl w:val="0"/>
          <w:numId w:val="35"/>
        </w:numPr>
        <w:rPr>
          <w:rFonts w:ascii="Arial" w:hAnsi="Arial" w:cs="Arial"/>
        </w:rPr>
      </w:pPr>
      <w:r w:rsidRPr="00604BD4">
        <w:rPr>
          <w:rFonts w:ascii="Arial" w:hAnsi="Arial" w:cs="Arial"/>
        </w:rPr>
        <w:t>Ensur</w:t>
      </w:r>
      <w:r w:rsidR="003C2E08" w:rsidRPr="00604BD4">
        <w:rPr>
          <w:rFonts w:ascii="Arial" w:hAnsi="Arial" w:cs="Arial"/>
        </w:rPr>
        <w:t xml:space="preserve">ing </w:t>
      </w:r>
      <w:r w:rsidRPr="00604BD4">
        <w:rPr>
          <w:rFonts w:ascii="Arial" w:hAnsi="Arial" w:cs="Arial"/>
        </w:rPr>
        <w:t xml:space="preserve">that </w:t>
      </w:r>
      <w:r w:rsidR="007F5094" w:rsidRPr="00604BD4">
        <w:rPr>
          <w:rFonts w:ascii="Arial" w:hAnsi="Arial" w:cs="Arial"/>
        </w:rPr>
        <w:t>a</w:t>
      </w:r>
      <w:r w:rsidR="003C2E08" w:rsidRPr="00604BD4">
        <w:rPr>
          <w:rFonts w:ascii="Arial" w:hAnsi="Arial" w:cs="Arial"/>
        </w:rPr>
        <w:t xml:space="preserve"> patient’s GP </w:t>
      </w:r>
      <w:r w:rsidR="007F5094" w:rsidRPr="00604BD4">
        <w:rPr>
          <w:rFonts w:ascii="Arial" w:hAnsi="Arial" w:cs="Arial"/>
        </w:rPr>
        <w:t>is informed when</w:t>
      </w:r>
      <w:r w:rsidR="003C2E08" w:rsidRPr="00604BD4">
        <w:rPr>
          <w:rFonts w:ascii="Arial" w:hAnsi="Arial" w:cs="Arial"/>
        </w:rPr>
        <w:t xml:space="preserve"> an in</w:t>
      </w:r>
      <w:r w:rsidR="007F5094" w:rsidRPr="00604BD4">
        <w:rPr>
          <w:rFonts w:ascii="Arial" w:hAnsi="Arial" w:cs="Arial"/>
        </w:rPr>
        <w:t>travenous iron infusion is</w:t>
      </w:r>
      <w:r w:rsidR="003C2E08" w:rsidRPr="00604BD4">
        <w:rPr>
          <w:rFonts w:ascii="Arial" w:hAnsi="Arial" w:cs="Arial"/>
        </w:rPr>
        <w:t xml:space="preserve"> arranged </w:t>
      </w:r>
      <w:r w:rsidR="0069634C" w:rsidRPr="00604BD4">
        <w:rPr>
          <w:rFonts w:ascii="Arial" w:hAnsi="Arial" w:cs="Arial"/>
        </w:rPr>
        <w:t xml:space="preserve">as detailed in this guideline </w:t>
      </w:r>
      <w:r w:rsidR="003C2E08" w:rsidRPr="00604BD4">
        <w:rPr>
          <w:rFonts w:ascii="Arial" w:hAnsi="Arial" w:cs="Arial"/>
        </w:rPr>
        <w:t>(see</w:t>
      </w:r>
      <w:r w:rsidR="00411EFE" w:rsidRPr="00604BD4">
        <w:rPr>
          <w:rFonts w:ascii="Arial" w:hAnsi="Arial" w:cs="Arial"/>
        </w:rPr>
        <w:t xml:space="preserve"> standard letter in Appendix 6.2</w:t>
      </w:r>
      <w:r w:rsidR="003C2E08" w:rsidRPr="00604BD4">
        <w:rPr>
          <w:rFonts w:ascii="Arial" w:hAnsi="Arial" w:cs="Arial"/>
        </w:rPr>
        <w:t>)</w:t>
      </w:r>
    </w:p>
    <w:p w:rsidR="000C0DEF" w:rsidRPr="00604BD4" w:rsidRDefault="000C0DEF" w:rsidP="002A7084">
      <w:pPr>
        <w:pStyle w:val="Heading2"/>
        <w:rPr>
          <w:rFonts w:ascii="Arial" w:hAnsi="Arial" w:cs="Arial"/>
        </w:rPr>
      </w:pPr>
      <w:r w:rsidRPr="00604BD4">
        <w:rPr>
          <w:rFonts w:ascii="Arial" w:hAnsi="Arial" w:cs="Arial"/>
        </w:rPr>
        <w:t xml:space="preserve">Role of </w:t>
      </w:r>
      <w:r w:rsidR="00634B0A" w:rsidRPr="00604BD4">
        <w:rPr>
          <w:rFonts w:ascii="Arial" w:hAnsi="Arial" w:cs="Arial"/>
        </w:rPr>
        <w:t xml:space="preserve">Pre-op Assessment </w:t>
      </w:r>
      <w:r w:rsidR="00B07715" w:rsidRPr="00604BD4">
        <w:rPr>
          <w:rFonts w:ascii="Arial" w:hAnsi="Arial" w:cs="Arial"/>
        </w:rPr>
        <w:t>Nurse</w:t>
      </w:r>
      <w:bookmarkEnd w:id="16"/>
      <w:r w:rsidRPr="00604BD4">
        <w:rPr>
          <w:rFonts w:ascii="Arial" w:hAnsi="Arial" w:cs="Arial"/>
        </w:rPr>
        <w:t xml:space="preserve"> </w:t>
      </w:r>
      <w:bookmarkEnd w:id="15"/>
      <w:r w:rsidR="00662B60" w:rsidRPr="00604BD4">
        <w:rPr>
          <w:rFonts w:ascii="Arial" w:hAnsi="Arial" w:cs="Arial"/>
        </w:rPr>
        <w:t xml:space="preserve"> </w:t>
      </w:r>
    </w:p>
    <w:p w:rsidR="000C0DEF" w:rsidRPr="00604BD4" w:rsidRDefault="000C0DEF" w:rsidP="00475F23">
      <w:pPr>
        <w:pStyle w:val="NDHTBodyText"/>
        <w:ind w:left="1276" w:hanging="567"/>
        <w:rPr>
          <w:rFonts w:ascii="Arial" w:hAnsi="Arial" w:cs="Arial"/>
        </w:rPr>
      </w:pPr>
      <w:r w:rsidRPr="00604BD4">
        <w:rPr>
          <w:rFonts w:ascii="Arial" w:hAnsi="Arial" w:cs="Arial"/>
        </w:rPr>
        <w:t xml:space="preserve">The </w:t>
      </w:r>
      <w:r w:rsidR="00634B0A" w:rsidRPr="00604BD4">
        <w:rPr>
          <w:rFonts w:ascii="Arial" w:hAnsi="Arial" w:cs="Arial"/>
        </w:rPr>
        <w:t xml:space="preserve">Pre-op Assessment </w:t>
      </w:r>
      <w:r w:rsidR="006209F5" w:rsidRPr="00604BD4">
        <w:rPr>
          <w:rFonts w:ascii="Arial" w:hAnsi="Arial" w:cs="Arial"/>
        </w:rPr>
        <w:t>Nurse</w:t>
      </w:r>
      <w:r w:rsidRPr="00604BD4">
        <w:rPr>
          <w:rFonts w:ascii="Arial" w:hAnsi="Arial" w:cs="Arial"/>
        </w:rPr>
        <w:t xml:space="preserve"> is responsible for:</w:t>
      </w:r>
    </w:p>
    <w:p w:rsidR="000C0DEF" w:rsidRPr="00604BD4" w:rsidRDefault="000C0DEF" w:rsidP="00A73E75">
      <w:pPr>
        <w:pStyle w:val="NDHTBullet1"/>
        <w:ind w:left="1843"/>
        <w:rPr>
          <w:rFonts w:ascii="Arial" w:hAnsi="Arial" w:cs="Arial"/>
        </w:rPr>
      </w:pPr>
      <w:r w:rsidRPr="00604BD4">
        <w:rPr>
          <w:rFonts w:ascii="Arial" w:hAnsi="Arial" w:cs="Arial"/>
        </w:rPr>
        <w:t>Ensuring that</w:t>
      </w:r>
      <w:r w:rsidR="00634B0A" w:rsidRPr="00604BD4">
        <w:rPr>
          <w:rFonts w:ascii="Arial" w:hAnsi="Arial" w:cs="Arial"/>
        </w:rPr>
        <w:t xml:space="preserve"> </w:t>
      </w:r>
      <w:r w:rsidR="003C2E08" w:rsidRPr="00604BD4">
        <w:rPr>
          <w:rFonts w:ascii="Arial" w:hAnsi="Arial" w:cs="Arial"/>
        </w:rPr>
        <w:t xml:space="preserve">anaemic </w:t>
      </w:r>
      <w:r w:rsidR="00634B0A" w:rsidRPr="00604BD4">
        <w:rPr>
          <w:rFonts w:ascii="Arial" w:hAnsi="Arial" w:cs="Arial"/>
        </w:rPr>
        <w:t>patients</w:t>
      </w:r>
      <w:r w:rsidR="006209F5" w:rsidRPr="00604BD4">
        <w:rPr>
          <w:rFonts w:ascii="Arial" w:hAnsi="Arial" w:cs="Arial"/>
        </w:rPr>
        <w:t xml:space="preserve"> </w:t>
      </w:r>
      <w:r w:rsidR="003C2E08" w:rsidRPr="00604BD4">
        <w:rPr>
          <w:rFonts w:ascii="Arial" w:hAnsi="Arial" w:cs="Arial"/>
        </w:rPr>
        <w:t>pre-assessed for major colorectal surgery have been</w:t>
      </w:r>
      <w:r w:rsidR="00634B0A" w:rsidRPr="00604BD4">
        <w:rPr>
          <w:rFonts w:ascii="Arial" w:hAnsi="Arial" w:cs="Arial"/>
        </w:rPr>
        <w:t xml:space="preserve"> offered </w:t>
      </w:r>
      <w:r w:rsidR="00F5057A" w:rsidRPr="00604BD4">
        <w:rPr>
          <w:rFonts w:ascii="Arial" w:hAnsi="Arial" w:cs="Arial"/>
        </w:rPr>
        <w:t>treatment</w:t>
      </w:r>
      <w:r w:rsidR="00634B0A" w:rsidRPr="00604BD4">
        <w:rPr>
          <w:rFonts w:ascii="Arial" w:hAnsi="Arial" w:cs="Arial"/>
        </w:rPr>
        <w:t xml:space="preserve"> as </w:t>
      </w:r>
      <w:r w:rsidR="00F5057A" w:rsidRPr="00604BD4">
        <w:rPr>
          <w:rFonts w:ascii="Arial" w:hAnsi="Arial" w:cs="Arial"/>
        </w:rPr>
        <w:t>detailed in this guideline</w:t>
      </w:r>
    </w:p>
    <w:p w:rsidR="00DE1DDA" w:rsidRPr="00604BD4" w:rsidRDefault="00F5057A" w:rsidP="0068541D">
      <w:pPr>
        <w:pStyle w:val="NDHTBullet1"/>
        <w:ind w:left="1843"/>
        <w:rPr>
          <w:rFonts w:ascii="Arial" w:hAnsi="Arial" w:cs="Arial"/>
        </w:rPr>
      </w:pPr>
      <w:r w:rsidRPr="00604BD4">
        <w:rPr>
          <w:rFonts w:ascii="Arial" w:hAnsi="Arial" w:cs="Arial"/>
        </w:rPr>
        <w:t>Ensuring that patients</w:t>
      </w:r>
      <w:r w:rsidR="008F24E6" w:rsidRPr="00604BD4">
        <w:rPr>
          <w:rFonts w:ascii="Arial" w:hAnsi="Arial" w:cs="Arial"/>
        </w:rPr>
        <w:t xml:space="preserve"> treated for</w:t>
      </w:r>
      <w:r w:rsidRPr="00604BD4">
        <w:rPr>
          <w:rFonts w:ascii="Arial" w:hAnsi="Arial" w:cs="Arial"/>
        </w:rPr>
        <w:t xml:space="preserve"> pre-operative anaemia have</w:t>
      </w:r>
      <w:r w:rsidR="00DE1DDA" w:rsidRPr="00604BD4">
        <w:rPr>
          <w:rFonts w:ascii="Arial" w:hAnsi="Arial" w:cs="Arial"/>
        </w:rPr>
        <w:t xml:space="preserve"> the</w:t>
      </w:r>
      <w:r w:rsidRPr="00604BD4">
        <w:rPr>
          <w:rFonts w:ascii="Arial" w:hAnsi="Arial" w:cs="Arial"/>
        </w:rPr>
        <w:t xml:space="preserve">ir haemoglobin level re-assessed </w:t>
      </w:r>
      <w:r w:rsidR="008F24E6" w:rsidRPr="00604BD4">
        <w:rPr>
          <w:rFonts w:ascii="Arial" w:hAnsi="Arial" w:cs="Arial"/>
        </w:rPr>
        <w:t>prior to surgery</w:t>
      </w:r>
    </w:p>
    <w:p w:rsidR="0068541D" w:rsidRPr="00604BD4" w:rsidRDefault="0068541D" w:rsidP="0068541D">
      <w:pPr>
        <w:pStyle w:val="NDHTBullet1"/>
        <w:numPr>
          <w:ilvl w:val="0"/>
          <w:numId w:val="0"/>
        </w:numPr>
        <w:rPr>
          <w:rFonts w:ascii="Arial" w:hAnsi="Arial" w:cs="Arial"/>
        </w:rPr>
      </w:pPr>
    </w:p>
    <w:p w:rsidR="00B07715" w:rsidRPr="00604BD4" w:rsidRDefault="00B07715" w:rsidP="002A7084">
      <w:pPr>
        <w:pStyle w:val="Heading2"/>
        <w:rPr>
          <w:rFonts w:ascii="Arial" w:hAnsi="Arial" w:cs="Arial"/>
        </w:rPr>
      </w:pPr>
      <w:bookmarkStart w:id="17" w:name="_Toc475447192"/>
      <w:bookmarkStart w:id="18" w:name="_Toc377722101"/>
      <w:r w:rsidRPr="00604BD4">
        <w:rPr>
          <w:rFonts w:ascii="Arial" w:hAnsi="Arial" w:cs="Arial"/>
        </w:rPr>
        <w:t>Role of the Pre-op Assessment Anaesthetist</w:t>
      </w:r>
      <w:bookmarkEnd w:id="17"/>
    </w:p>
    <w:p w:rsidR="00B07715" w:rsidRPr="00604BD4" w:rsidRDefault="00B07715" w:rsidP="00B07715">
      <w:pPr>
        <w:pStyle w:val="NDHTBodyText"/>
        <w:ind w:left="1276" w:hanging="567"/>
        <w:rPr>
          <w:rFonts w:ascii="Arial" w:hAnsi="Arial" w:cs="Arial"/>
        </w:rPr>
      </w:pPr>
      <w:r w:rsidRPr="00604BD4">
        <w:rPr>
          <w:rFonts w:ascii="Arial" w:hAnsi="Arial" w:cs="Arial"/>
        </w:rPr>
        <w:t>The Pre-op Assessment Anaesthetist is responsible for:</w:t>
      </w:r>
    </w:p>
    <w:p w:rsidR="00B07715" w:rsidRPr="00604BD4" w:rsidRDefault="00B07715" w:rsidP="00B07715">
      <w:pPr>
        <w:pStyle w:val="NDHTBullet1"/>
        <w:ind w:left="1843"/>
        <w:rPr>
          <w:rFonts w:ascii="Arial" w:hAnsi="Arial" w:cs="Arial"/>
        </w:rPr>
      </w:pPr>
      <w:r w:rsidRPr="00604BD4">
        <w:rPr>
          <w:rFonts w:ascii="Arial" w:hAnsi="Arial" w:cs="Arial"/>
        </w:rPr>
        <w:t>Providing specialist advice and support in the management of pre-operative anaemia</w:t>
      </w:r>
    </w:p>
    <w:p w:rsidR="000C0DEF" w:rsidRPr="00604BD4" w:rsidRDefault="000C0DEF" w:rsidP="002A7084">
      <w:pPr>
        <w:pStyle w:val="Heading2"/>
        <w:rPr>
          <w:rFonts w:ascii="Arial" w:hAnsi="Arial" w:cs="Arial"/>
        </w:rPr>
      </w:pPr>
      <w:bookmarkStart w:id="19" w:name="_Toc475447193"/>
      <w:r w:rsidRPr="00604BD4">
        <w:rPr>
          <w:rFonts w:ascii="Arial" w:hAnsi="Arial" w:cs="Arial"/>
        </w:rPr>
        <w:t xml:space="preserve">Role of </w:t>
      </w:r>
      <w:r w:rsidR="004B5FBD" w:rsidRPr="00604BD4">
        <w:rPr>
          <w:rFonts w:ascii="Arial" w:hAnsi="Arial" w:cs="Arial"/>
        </w:rPr>
        <w:t>Haematology Consultant</w:t>
      </w:r>
      <w:bookmarkEnd w:id="19"/>
      <w:r w:rsidRPr="00604BD4">
        <w:rPr>
          <w:rFonts w:ascii="Arial" w:hAnsi="Arial" w:cs="Arial"/>
        </w:rPr>
        <w:t xml:space="preserve">  </w:t>
      </w:r>
      <w:bookmarkEnd w:id="18"/>
    </w:p>
    <w:p w:rsidR="000C0DEF" w:rsidRPr="00604BD4" w:rsidRDefault="000C0DEF" w:rsidP="00A73E75">
      <w:pPr>
        <w:pStyle w:val="NDHTBodyText"/>
        <w:ind w:left="1276" w:hanging="567"/>
        <w:rPr>
          <w:rFonts w:ascii="Arial" w:hAnsi="Arial" w:cs="Arial"/>
        </w:rPr>
      </w:pPr>
      <w:r w:rsidRPr="00604BD4">
        <w:rPr>
          <w:rFonts w:ascii="Arial" w:hAnsi="Arial" w:cs="Arial"/>
        </w:rPr>
        <w:t xml:space="preserve">The </w:t>
      </w:r>
      <w:r w:rsidR="004B5FBD" w:rsidRPr="00604BD4">
        <w:rPr>
          <w:rFonts w:ascii="Arial" w:hAnsi="Arial" w:cs="Arial"/>
        </w:rPr>
        <w:t>Haematology Consultant</w:t>
      </w:r>
      <w:r w:rsidRPr="00604BD4">
        <w:rPr>
          <w:rFonts w:ascii="Arial" w:hAnsi="Arial" w:cs="Arial"/>
        </w:rPr>
        <w:t xml:space="preserve"> is responsible for:</w:t>
      </w:r>
    </w:p>
    <w:p w:rsidR="00662B60" w:rsidRPr="00604BD4" w:rsidRDefault="00B07715" w:rsidP="00475F23">
      <w:pPr>
        <w:pStyle w:val="NDHTBullet1"/>
        <w:ind w:left="1843"/>
        <w:rPr>
          <w:rFonts w:ascii="Arial" w:hAnsi="Arial" w:cs="Arial"/>
        </w:rPr>
      </w:pPr>
      <w:r w:rsidRPr="00604BD4">
        <w:rPr>
          <w:rFonts w:ascii="Arial" w:hAnsi="Arial" w:cs="Arial"/>
        </w:rPr>
        <w:t>Provide specialist advice and support in the management of pre-operative anaemia</w:t>
      </w:r>
    </w:p>
    <w:p w:rsidR="000C0DEF" w:rsidRPr="00604BD4" w:rsidRDefault="006209F5" w:rsidP="000C0DEF">
      <w:pPr>
        <w:pStyle w:val="Heading1"/>
        <w:rPr>
          <w:rFonts w:ascii="Arial" w:hAnsi="Arial" w:cs="Arial"/>
        </w:rPr>
      </w:pPr>
      <w:bookmarkStart w:id="20" w:name="_Toc475447194"/>
      <w:bookmarkStart w:id="21" w:name="Insert_section_heading_for_the_policy"/>
      <w:r w:rsidRPr="00604BD4">
        <w:rPr>
          <w:rFonts w:ascii="Arial" w:hAnsi="Arial" w:cs="Arial"/>
        </w:rPr>
        <w:t xml:space="preserve">Pre-operative anaemia </w:t>
      </w:r>
      <w:r w:rsidR="00D60097" w:rsidRPr="00604BD4">
        <w:rPr>
          <w:rFonts w:ascii="Arial" w:hAnsi="Arial" w:cs="Arial"/>
        </w:rPr>
        <w:t>management</w:t>
      </w:r>
      <w:bookmarkEnd w:id="20"/>
    </w:p>
    <w:bookmarkEnd w:id="21"/>
    <w:p w:rsidR="000C0DEF" w:rsidRPr="00604BD4" w:rsidRDefault="00717B4C" w:rsidP="00A73E75">
      <w:pPr>
        <w:pStyle w:val="NDHTBodyText"/>
        <w:ind w:left="1276" w:hanging="567"/>
        <w:rPr>
          <w:rFonts w:ascii="Arial" w:hAnsi="Arial" w:cs="Arial"/>
        </w:rPr>
      </w:pPr>
      <w:r w:rsidRPr="00604BD4">
        <w:rPr>
          <w:rFonts w:ascii="Arial" w:hAnsi="Arial" w:cs="Arial"/>
          <w:szCs w:val="28"/>
        </w:rPr>
        <w:t>See flowchart in Appendix 6.1</w:t>
      </w:r>
    </w:p>
    <w:p w:rsidR="000C0DEF" w:rsidRPr="00604BD4" w:rsidRDefault="000C0DEF" w:rsidP="000C0DEF">
      <w:pPr>
        <w:pStyle w:val="Heading1"/>
        <w:rPr>
          <w:rFonts w:ascii="Arial" w:hAnsi="Arial" w:cs="Arial"/>
        </w:rPr>
      </w:pPr>
      <w:bookmarkStart w:id="22" w:name="Monitoring_Compliance_With_and_the_Effec"/>
      <w:bookmarkStart w:id="23" w:name="_Toc377722108"/>
      <w:bookmarkStart w:id="24" w:name="_Toc475447195"/>
      <w:r w:rsidRPr="00604BD4">
        <w:rPr>
          <w:rFonts w:ascii="Arial" w:hAnsi="Arial" w:cs="Arial"/>
        </w:rPr>
        <w:t xml:space="preserve">Monitoring Compliance with and the Effectiveness of the </w:t>
      </w:r>
      <w:bookmarkEnd w:id="22"/>
      <w:bookmarkEnd w:id="23"/>
      <w:r w:rsidR="00453CDD" w:rsidRPr="00604BD4">
        <w:rPr>
          <w:rFonts w:ascii="Arial" w:hAnsi="Arial" w:cs="Arial"/>
        </w:rPr>
        <w:t>Guideline</w:t>
      </w:r>
      <w:bookmarkEnd w:id="24"/>
    </w:p>
    <w:p w:rsidR="000C0DEF" w:rsidRPr="00604BD4" w:rsidRDefault="000C0DEF" w:rsidP="002A7084">
      <w:pPr>
        <w:pStyle w:val="Heading2"/>
        <w:rPr>
          <w:rFonts w:ascii="Arial" w:hAnsi="Arial" w:cs="Arial"/>
        </w:rPr>
      </w:pPr>
      <w:bookmarkStart w:id="25" w:name="_Toc377722109"/>
      <w:bookmarkStart w:id="26" w:name="_Toc475447196"/>
      <w:r w:rsidRPr="00604BD4">
        <w:rPr>
          <w:rFonts w:ascii="Arial" w:hAnsi="Arial" w:cs="Arial"/>
        </w:rPr>
        <w:t>Standards/ Key Performance Indicators</w:t>
      </w:r>
      <w:bookmarkEnd w:id="25"/>
      <w:bookmarkEnd w:id="26"/>
    </w:p>
    <w:p w:rsidR="000C0DEF" w:rsidRPr="00604BD4" w:rsidRDefault="000C0DEF" w:rsidP="00A73E75">
      <w:pPr>
        <w:pStyle w:val="NDHTBodyText"/>
        <w:ind w:left="1276" w:hanging="567"/>
        <w:rPr>
          <w:rFonts w:ascii="Arial" w:hAnsi="Arial" w:cs="Arial"/>
        </w:rPr>
      </w:pPr>
      <w:r w:rsidRPr="00604BD4">
        <w:rPr>
          <w:rFonts w:ascii="Arial" w:hAnsi="Arial" w:cs="Arial"/>
        </w:rPr>
        <w:t>Key</w:t>
      </w:r>
      <w:r w:rsidR="00A3558F" w:rsidRPr="00604BD4">
        <w:rPr>
          <w:rFonts w:ascii="Arial" w:hAnsi="Arial" w:cs="Arial"/>
        </w:rPr>
        <w:t xml:space="preserve"> performance indicators include</w:t>
      </w:r>
      <w:r w:rsidRPr="00604BD4">
        <w:rPr>
          <w:rFonts w:ascii="Arial" w:hAnsi="Arial" w:cs="Arial"/>
        </w:rPr>
        <w:t>:</w:t>
      </w:r>
    </w:p>
    <w:p w:rsidR="009B5002" w:rsidRPr="00604BD4" w:rsidRDefault="009B5002" w:rsidP="00B27B24">
      <w:pPr>
        <w:pStyle w:val="NDHTBullet1"/>
        <w:numPr>
          <w:ilvl w:val="0"/>
          <w:numId w:val="0"/>
        </w:numPr>
        <w:rPr>
          <w:rFonts w:ascii="Arial" w:hAnsi="Arial" w:cs="Arial"/>
        </w:rPr>
      </w:pPr>
    </w:p>
    <w:p w:rsidR="000C0DEF" w:rsidRPr="00604BD4" w:rsidRDefault="00475F23" w:rsidP="00A73E75">
      <w:pPr>
        <w:pStyle w:val="NDHTBullet1"/>
        <w:ind w:left="1843"/>
        <w:rPr>
          <w:rFonts w:ascii="Arial" w:hAnsi="Arial" w:cs="Arial"/>
        </w:rPr>
      </w:pPr>
      <w:r w:rsidRPr="00604BD4">
        <w:rPr>
          <w:rFonts w:ascii="Arial" w:hAnsi="Arial" w:cs="Arial"/>
        </w:rPr>
        <w:t>Haemoglobin levels at time of endoscopy</w:t>
      </w:r>
    </w:p>
    <w:p w:rsidR="00FE6C2C" w:rsidRPr="00604BD4" w:rsidRDefault="00A65D3A" w:rsidP="009B5002">
      <w:pPr>
        <w:pStyle w:val="NDHTBullet1"/>
        <w:ind w:left="1843"/>
        <w:rPr>
          <w:rFonts w:ascii="Arial" w:hAnsi="Arial" w:cs="Arial"/>
        </w:rPr>
      </w:pPr>
      <w:r w:rsidRPr="00604BD4">
        <w:rPr>
          <w:rFonts w:ascii="Arial" w:hAnsi="Arial" w:cs="Arial"/>
        </w:rPr>
        <w:t xml:space="preserve">Final haemoglobin levels </w:t>
      </w:r>
      <w:r w:rsidR="009625B2" w:rsidRPr="00604BD4">
        <w:rPr>
          <w:rFonts w:ascii="Arial" w:hAnsi="Arial" w:cs="Arial"/>
        </w:rPr>
        <w:t xml:space="preserve">48 hours </w:t>
      </w:r>
      <w:r w:rsidR="00475F23" w:rsidRPr="00604BD4">
        <w:rPr>
          <w:rFonts w:ascii="Arial" w:hAnsi="Arial" w:cs="Arial"/>
        </w:rPr>
        <w:t>prior to major colorectal surgery</w:t>
      </w:r>
    </w:p>
    <w:p w:rsidR="00A65D3A" w:rsidRPr="00604BD4" w:rsidRDefault="00A65D3A" w:rsidP="00A73E75">
      <w:pPr>
        <w:pStyle w:val="NDHTBullet1"/>
        <w:ind w:left="1843"/>
        <w:rPr>
          <w:rFonts w:ascii="Arial" w:hAnsi="Arial" w:cs="Arial"/>
        </w:rPr>
      </w:pPr>
      <w:r w:rsidRPr="00604BD4">
        <w:rPr>
          <w:rFonts w:ascii="Arial" w:hAnsi="Arial" w:cs="Arial"/>
        </w:rPr>
        <w:t>T</w:t>
      </w:r>
      <w:r w:rsidR="009625B2" w:rsidRPr="00604BD4">
        <w:rPr>
          <w:rFonts w:ascii="Arial" w:hAnsi="Arial" w:cs="Arial"/>
        </w:rPr>
        <w:t>ransfusion rates in major colorectal surgery</w:t>
      </w:r>
    </w:p>
    <w:p w:rsidR="00A65D3A" w:rsidRPr="00604BD4" w:rsidRDefault="009625B2" w:rsidP="00A73E75">
      <w:pPr>
        <w:pStyle w:val="NDHTBullet1"/>
        <w:ind w:left="1843"/>
        <w:rPr>
          <w:rFonts w:ascii="Arial" w:hAnsi="Arial" w:cs="Arial"/>
        </w:rPr>
      </w:pPr>
      <w:r w:rsidRPr="00604BD4">
        <w:rPr>
          <w:rFonts w:ascii="Arial" w:hAnsi="Arial" w:cs="Arial"/>
        </w:rPr>
        <w:t>Post-operative haemoglobin levels following major colorectal surgery</w:t>
      </w:r>
    </w:p>
    <w:p w:rsidR="000C0DEF" w:rsidRPr="00604BD4" w:rsidRDefault="000C0DEF" w:rsidP="002A7084">
      <w:pPr>
        <w:pStyle w:val="Heading2"/>
        <w:rPr>
          <w:rFonts w:ascii="Arial" w:hAnsi="Arial" w:cs="Arial"/>
        </w:rPr>
      </w:pPr>
      <w:bookmarkStart w:id="27" w:name="_Toc377722110"/>
      <w:bookmarkStart w:id="28" w:name="_Toc475447197"/>
      <w:r w:rsidRPr="00604BD4">
        <w:rPr>
          <w:rFonts w:ascii="Arial" w:hAnsi="Arial" w:cs="Arial"/>
        </w:rPr>
        <w:t>Process for Implementation and Monitoring Compliance and Effectiveness</w:t>
      </w:r>
      <w:bookmarkEnd w:id="27"/>
      <w:bookmarkEnd w:id="28"/>
    </w:p>
    <w:p w:rsidR="00411EFE" w:rsidRPr="00604BD4" w:rsidRDefault="00081064" w:rsidP="00A73E75">
      <w:pPr>
        <w:pStyle w:val="NDHTBodyText"/>
        <w:ind w:left="1276" w:hanging="567"/>
        <w:rPr>
          <w:rFonts w:ascii="Arial" w:hAnsi="Arial" w:cs="Arial"/>
        </w:rPr>
      </w:pPr>
      <w:r w:rsidRPr="00604BD4">
        <w:rPr>
          <w:rFonts w:ascii="Arial" w:hAnsi="Arial" w:cs="Arial"/>
        </w:rPr>
        <w:t>The flowchart</w:t>
      </w:r>
      <w:r w:rsidR="00717B4C" w:rsidRPr="00604BD4">
        <w:rPr>
          <w:rFonts w:ascii="Arial" w:hAnsi="Arial" w:cs="Arial"/>
        </w:rPr>
        <w:t xml:space="preserve"> in Appendix 6.1</w:t>
      </w:r>
      <w:r w:rsidRPr="00604BD4">
        <w:rPr>
          <w:rFonts w:ascii="Arial" w:hAnsi="Arial" w:cs="Arial"/>
        </w:rPr>
        <w:t xml:space="preserve"> will be utilised </w:t>
      </w:r>
      <w:r w:rsidR="003A3C7A" w:rsidRPr="00604BD4">
        <w:rPr>
          <w:rFonts w:ascii="Arial" w:hAnsi="Arial" w:cs="Arial"/>
        </w:rPr>
        <w:t>by the C</w:t>
      </w:r>
      <w:r w:rsidR="00AA4EEC" w:rsidRPr="00604BD4">
        <w:rPr>
          <w:rFonts w:ascii="Arial" w:hAnsi="Arial" w:cs="Arial"/>
        </w:rPr>
        <w:t xml:space="preserve">olorectal </w:t>
      </w:r>
      <w:r w:rsidR="00411EFE" w:rsidRPr="00604BD4">
        <w:rPr>
          <w:rFonts w:ascii="Arial" w:hAnsi="Arial" w:cs="Arial"/>
        </w:rPr>
        <w:t>N</w:t>
      </w:r>
      <w:r w:rsidR="00AA4EEC" w:rsidRPr="00604BD4">
        <w:rPr>
          <w:rFonts w:ascii="Arial" w:hAnsi="Arial" w:cs="Arial"/>
        </w:rPr>
        <w:t>urse</w:t>
      </w:r>
      <w:r w:rsidR="00411EFE" w:rsidRPr="00604BD4">
        <w:rPr>
          <w:rFonts w:ascii="Arial" w:hAnsi="Arial" w:cs="Arial"/>
        </w:rPr>
        <w:t xml:space="preserve"> Specialist, </w:t>
      </w:r>
      <w:proofErr w:type="spellStart"/>
      <w:r w:rsidR="00411EFE" w:rsidRPr="00604BD4">
        <w:rPr>
          <w:rFonts w:ascii="Arial" w:hAnsi="Arial" w:cs="Arial"/>
        </w:rPr>
        <w:t>endoscopist</w:t>
      </w:r>
      <w:proofErr w:type="spellEnd"/>
      <w:r w:rsidR="00D22441" w:rsidRPr="00604BD4">
        <w:rPr>
          <w:rFonts w:ascii="Arial" w:hAnsi="Arial" w:cs="Arial"/>
        </w:rPr>
        <w:t>, colorectal team</w:t>
      </w:r>
      <w:r w:rsidR="00411EFE" w:rsidRPr="00604BD4">
        <w:rPr>
          <w:rFonts w:ascii="Arial" w:hAnsi="Arial" w:cs="Arial"/>
        </w:rPr>
        <w:t xml:space="preserve"> and pre-o</w:t>
      </w:r>
      <w:r w:rsidR="00AA4EEC" w:rsidRPr="00604BD4">
        <w:rPr>
          <w:rFonts w:ascii="Arial" w:hAnsi="Arial" w:cs="Arial"/>
        </w:rPr>
        <w:t xml:space="preserve">p </w:t>
      </w:r>
      <w:r w:rsidR="00411EFE" w:rsidRPr="00604BD4">
        <w:rPr>
          <w:rFonts w:ascii="Arial" w:hAnsi="Arial" w:cs="Arial"/>
        </w:rPr>
        <w:t xml:space="preserve">assessment </w:t>
      </w:r>
      <w:r w:rsidR="00AA4EEC" w:rsidRPr="00604BD4">
        <w:rPr>
          <w:rFonts w:ascii="Arial" w:hAnsi="Arial" w:cs="Arial"/>
        </w:rPr>
        <w:t xml:space="preserve">nurse </w:t>
      </w:r>
      <w:r w:rsidRPr="00604BD4">
        <w:rPr>
          <w:rFonts w:ascii="Arial" w:hAnsi="Arial" w:cs="Arial"/>
        </w:rPr>
        <w:t>to initiate appr</w:t>
      </w:r>
      <w:r w:rsidR="00411EFE" w:rsidRPr="00604BD4">
        <w:rPr>
          <w:rFonts w:ascii="Arial" w:hAnsi="Arial" w:cs="Arial"/>
        </w:rPr>
        <w:t>opriate patient management.</w:t>
      </w:r>
    </w:p>
    <w:p w:rsidR="000C0DEF" w:rsidRPr="00604BD4" w:rsidRDefault="00411EFE" w:rsidP="00A73E75">
      <w:pPr>
        <w:pStyle w:val="NDHTBodyText"/>
        <w:ind w:left="1276" w:hanging="567"/>
        <w:rPr>
          <w:rFonts w:ascii="Arial" w:hAnsi="Arial" w:cs="Arial"/>
        </w:rPr>
      </w:pPr>
      <w:r w:rsidRPr="00604BD4">
        <w:rPr>
          <w:rFonts w:ascii="Arial" w:hAnsi="Arial" w:cs="Arial"/>
        </w:rPr>
        <w:t>T</w:t>
      </w:r>
      <w:r w:rsidR="00081064" w:rsidRPr="00604BD4">
        <w:rPr>
          <w:rFonts w:ascii="Arial" w:hAnsi="Arial" w:cs="Arial"/>
        </w:rPr>
        <w:t>he sta</w:t>
      </w:r>
      <w:r w:rsidR="00AA4EEC" w:rsidRPr="00604BD4">
        <w:rPr>
          <w:rFonts w:ascii="Arial" w:hAnsi="Arial" w:cs="Arial"/>
        </w:rPr>
        <w:t>ndard letter</w:t>
      </w:r>
      <w:r w:rsidR="00717B4C" w:rsidRPr="00604BD4">
        <w:rPr>
          <w:rFonts w:ascii="Arial" w:hAnsi="Arial" w:cs="Arial"/>
        </w:rPr>
        <w:t xml:space="preserve"> in Appendix 6.2</w:t>
      </w:r>
      <w:r w:rsidRPr="00604BD4">
        <w:rPr>
          <w:rFonts w:ascii="Arial" w:hAnsi="Arial" w:cs="Arial"/>
        </w:rPr>
        <w:t xml:space="preserve"> will be used </w:t>
      </w:r>
      <w:r w:rsidR="00081064" w:rsidRPr="00604BD4">
        <w:rPr>
          <w:rFonts w:ascii="Arial" w:hAnsi="Arial" w:cs="Arial"/>
        </w:rPr>
        <w:t>to ensure prompt and accurate communication with primary care.</w:t>
      </w:r>
    </w:p>
    <w:p w:rsidR="0091147E" w:rsidRPr="00604BD4" w:rsidRDefault="005D5145" w:rsidP="00A3558F">
      <w:pPr>
        <w:pStyle w:val="NDHTBodyText"/>
        <w:ind w:left="1276" w:hanging="567"/>
        <w:rPr>
          <w:rFonts w:ascii="Arial" w:hAnsi="Arial" w:cs="Arial"/>
        </w:rPr>
      </w:pPr>
      <w:r w:rsidRPr="00604BD4">
        <w:rPr>
          <w:rFonts w:ascii="Arial" w:hAnsi="Arial" w:cs="Arial"/>
        </w:rPr>
        <w:t>The process will be monitored internally within the Pre-op Assessment team and, more broadly, as a component part of the Patient Blood Management initiative via the Hospit</w:t>
      </w:r>
      <w:bookmarkStart w:id="29" w:name="References"/>
      <w:bookmarkStart w:id="30" w:name="_Toc377722112"/>
      <w:r w:rsidR="004222B2" w:rsidRPr="00604BD4">
        <w:rPr>
          <w:rFonts w:ascii="Arial" w:hAnsi="Arial" w:cs="Arial"/>
        </w:rPr>
        <w:t>al Transfusion Committee</w:t>
      </w:r>
    </w:p>
    <w:p w:rsidR="0091147E" w:rsidRPr="00604BD4" w:rsidRDefault="0091147E" w:rsidP="0091147E">
      <w:pPr>
        <w:rPr>
          <w:rFonts w:ascii="Arial" w:hAnsi="Arial" w:cs="Arial"/>
        </w:rPr>
      </w:pPr>
    </w:p>
    <w:p w:rsidR="00717B4C" w:rsidRPr="00604BD4" w:rsidRDefault="00717B4C" w:rsidP="000C0DEF">
      <w:pPr>
        <w:pStyle w:val="Heading1"/>
        <w:rPr>
          <w:rFonts w:ascii="Arial" w:hAnsi="Arial" w:cs="Arial"/>
        </w:rPr>
      </w:pPr>
      <w:bookmarkStart w:id="31" w:name="_Toc475447198"/>
      <w:r w:rsidRPr="00604BD4">
        <w:rPr>
          <w:rFonts w:ascii="Arial" w:hAnsi="Arial" w:cs="Arial"/>
        </w:rPr>
        <w:t>Appendices</w:t>
      </w:r>
      <w:bookmarkEnd w:id="31"/>
    </w:p>
    <w:p w:rsidR="00513540" w:rsidRPr="00604BD4" w:rsidRDefault="00717B4C" w:rsidP="004222B2">
      <w:pPr>
        <w:pStyle w:val="NDHTBodyText"/>
        <w:ind w:left="1276" w:hanging="567"/>
        <w:rPr>
          <w:rFonts w:ascii="Arial" w:hAnsi="Arial" w:cs="Arial"/>
        </w:rPr>
      </w:pPr>
      <w:r w:rsidRPr="00604BD4">
        <w:rPr>
          <w:rFonts w:ascii="Arial" w:hAnsi="Arial" w:cs="Arial"/>
        </w:rPr>
        <w:t>Flowchart for the management of pre-operative anaemia</w:t>
      </w:r>
      <w:r w:rsidR="00E775A9" w:rsidRPr="00604BD4">
        <w:rPr>
          <w:rFonts w:ascii="Arial" w:hAnsi="Arial" w:cs="Arial"/>
        </w:rPr>
        <w:t xml:space="preserve"> (see next page)</w:t>
      </w:r>
    </w:p>
    <w:p w:rsidR="00513540" w:rsidRPr="00604BD4" w:rsidRDefault="00513540">
      <w:pPr>
        <w:rPr>
          <w:rFonts w:ascii="Arial" w:hAnsi="Arial" w:cs="Arial"/>
        </w:rPr>
      </w:pPr>
      <w:r w:rsidRPr="00604BD4">
        <w:rPr>
          <w:rFonts w:ascii="Arial" w:hAnsi="Arial" w:cs="Arial"/>
        </w:rPr>
        <w:br w:type="page"/>
      </w:r>
    </w:p>
    <w:p w:rsidR="00E55F56" w:rsidRPr="00604BD4" w:rsidRDefault="00E55F56">
      <w:pPr>
        <w:rPr>
          <w:rFonts w:ascii="Arial" w:hAnsi="Arial" w:cs="Arial"/>
        </w:rPr>
      </w:pPr>
    </w:p>
    <w:p w:rsidR="00E55F56" w:rsidRPr="00604BD4" w:rsidRDefault="00E55F56">
      <w:pPr>
        <w:rPr>
          <w:rFonts w:ascii="Arial" w:hAnsi="Arial" w:cs="Arial"/>
          <w:sz w:val="24"/>
        </w:rPr>
      </w:pPr>
      <w:r w:rsidRPr="00604BD4">
        <w:rPr>
          <w:rFonts w:ascii="Arial" w:hAnsi="Arial" w:cs="Arial"/>
          <w:noProof/>
          <w:sz w:val="24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34A9BE" wp14:editId="4260B278">
                <wp:simplePos x="0" y="0"/>
                <wp:positionH relativeFrom="margin">
                  <wp:posOffset>-180975</wp:posOffset>
                </wp:positionH>
                <wp:positionV relativeFrom="paragraph">
                  <wp:posOffset>22225</wp:posOffset>
                </wp:positionV>
                <wp:extent cx="5905500" cy="342900"/>
                <wp:effectExtent l="0" t="0" r="19050" b="1905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102D" w:rsidRPr="00016C72" w:rsidRDefault="005D102D" w:rsidP="00016C72">
                            <w:pPr>
                              <w:pStyle w:val="NDHTBodyText"/>
                              <w:numPr>
                                <w:ilvl w:val="0"/>
                                <w:numId w:val="0"/>
                              </w:numPr>
                              <w:ind w:left="720" w:hanging="720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Management of </w:t>
                            </w:r>
                            <w:r w:rsidRPr="00016C72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Anaemia </w:t>
                            </w:r>
                            <w:r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Prior to</w:t>
                            </w:r>
                            <w:r w:rsidRPr="00016C72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Elective Major </w:t>
                            </w:r>
                            <w:r w:rsidR="00411EFE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Colorectal</w:t>
                            </w:r>
                            <w:r w:rsidRPr="00016C72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11EFE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Surgery</w:t>
                            </w:r>
                          </w:p>
                          <w:p w:rsidR="005D102D" w:rsidRDefault="005D102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4.25pt;margin-top:1.75pt;width:46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">
                <v:textbox>
                  <w:txbxContent>
                    <w:p w:rsidR="005D102D" w:rsidRPr="00016C72" w:rsidRDefault="005D102D" w:rsidP="00016C72">
                      <w:pPr>
                        <w:pStyle w:val="NDHTBodyText"/>
                        <w:numPr>
                          <w:ilvl w:val="0"/>
                          <w:numId w:val="0"/>
                        </w:numPr>
                        <w:ind w:left="720" w:hanging="720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Management of </w:t>
                      </w:r>
                      <w:r w:rsidRPr="00016C72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Anaemia </w:t>
                      </w:r>
                      <w:r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Prior to</w:t>
                      </w:r>
                      <w:r w:rsidRPr="00016C72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Elective Major </w:t>
                      </w:r>
                      <w:r w:rsidR="00411EFE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Colorectal</w:t>
                      </w:r>
                      <w:r w:rsidRPr="00016C72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411EFE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Surgery</w:t>
                      </w:r>
                    </w:p>
                    <w:p w:rsidR="005D102D" w:rsidRDefault="005D102D"/>
                  </w:txbxContent>
                </v:textbox>
                <w10:wrap anchorx="margin"/>
              </v:shape>
            </w:pict>
          </mc:Fallback>
        </mc:AlternateContent>
      </w:r>
    </w:p>
    <w:p w:rsidR="00E55F56" w:rsidRPr="00604BD4" w:rsidRDefault="00E55F56">
      <w:pPr>
        <w:rPr>
          <w:rFonts w:ascii="Arial" w:hAnsi="Arial" w:cs="Arial"/>
          <w:sz w:val="24"/>
        </w:rPr>
      </w:pPr>
    </w:p>
    <w:p w:rsidR="004222B2" w:rsidRPr="00604BD4" w:rsidRDefault="004222B2" w:rsidP="00E55F56">
      <w:pPr>
        <w:rPr>
          <w:rFonts w:ascii="Arial" w:hAnsi="Arial" w:cs="Arial"/>
        </w:rPr>
      </w:pPr>
      <w:r w:rsidRPr="00604BD4">
        <w:rPr>
          <w:rFonts w:ascii="Arial" w:hAnsi="Arial" w:cs="Arial"/>
          <w:noProof/>
          <w:lang w:eastAsia="en-GB"/>
        </w:rPr>
        <w:drawing>
          <wp:inline distT="0" distB="0" distL="0" distR="0" wp14:anchorId="12AB7446" wp14:editId="56984A44">
            <wp:extent cx="5867400" cy="7696200"/>
            <wp:effectExtent l="0" t="57150" r="0" b="1905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:rsidR="007053EC" w:rsidRPr="00604BD4" w:rsidRDefault="007053EC" w:rsidP="000006BD">
      <w:pPr>
        <w:pStyle w:val="NDHTBodyText"/>
        <w:numPr>
          <w:ilvl w:val="0"/>
          <w:numId w:val="0"/>
        </w:numPr>
        <w:rPr>
          <w:rFonts w:ascii="Arial" w:hAnsi="Arial" w:cs="Arial"/>
        </w:rPr>
      </w:pPr>
    </w:p>
    <w:p w:rsidR="00E775A9" w:rsidRPr="00604BD4" w:rsidRDefault="00D917E6" w:rsidP="00717B4C">
      <w:pPr>
        <w:pStyle w:val="NDHTBodyText"/>
        <w:ind w:left="1276" w:hanging="567"/>
        <w:rPr>
          <w:rFonts w:ascii="Arial" w:hAnsi="Arial" w:cs="Arial"/>
        </w:rPr>
      </w:pPr>
      <w:r w:rsidRPr="00604BD4">
        <w:rPr>
          <w:rFonts w:ascii="Arial" w:hAnsi="Arial" w:cs="Arial"/>
        </w:rPr>
        <w:t>Standard letter</w:t>
      </w:r>
      <w:r w:rsidR="00717B4C" w:rsidRPr="00604BD4">
        <w:rPr>
          <w:rFonts w:ascii="Arial" w:hAnsi="Arial" w:cs="Arial"/>
        </w:rPr>
        <w:t xml:space="preserve"> for communication with primary care</w:t>
      </w:r>
      <w:r w:rsidR="00E775A9" w:rsidRPr="00604BD4">
        <w:rPr>
          <w:rFonts w:ascii="Arial" w:hAnsi="Arial" w:cs="Arial"/>
        </w:rPr>
        <w:t xml:space="preserve"> (see next page)</w:t>
      </w:r>
    </w:p>
    <w:p w:rsidR="00AA4EEC" w:rsidRPr="00604BD4" w:rsidRDefault="00F425E7" w:rsidP="002A43F4">
      <w:pPr>
        <w:rPr>
          <w:rFonts w:ascii="Arial" w:hAnsi="Arial" w:cs="Arial"/>
          <w:sz w:val="24"/>
        </w:rPr>
      </w:pPr>
      <w:r w:rsidRPr="00604BD4">
        <w:rPr>
          <w:rFonts w:ascii="Arial" w:hAnsi="Arial" w:cs="Arial"/>
          <w:noProof/>
          <w:sz w:val="24"/>
          <w:lang w:eastAsia="en-GB"/>
        </w:rPr>
        <w:drawing>
          <wp:inline distT="0" distB="0" distL="0" distR="0" wp14:anchorId="4B8369D9" wp14:editId="0B80803A">
            <wp:extent cx="5731510" cy="8111790"/>
            <wp:effectExtent l="19050" t="19050" r="21590" b="228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11790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E775A9" w:rsidRPr="00604BD4">
        <w:rPr>
          <w:rFonts w:ascii="Arial" w:hAnsi="Arial" w:cs="Arial"/>
        </w:rPr>
        <w:br w:type="page"/>
      </w:r>
    </w:p>
    <w:p w:rsidR="002A43F4" w:rsidRPr="00604BD4" w:rsidRDefault="002A43F4" w:rsidP="002A43F4">
      <w:pPr>
        <w:rPr>
          <w:rFonts w:ascii="Arial" w:hAnsi="Arial" w:cs="Arial"/>
          <w:sz w:val="24"/>
        </w:rPr>
      </w:pPr>
    </w:p>
    <w:p w:rsidR="00FA5BB7" w:rsidRPr="00604BD4" w:rsidRDefault="00FA5BB7" w:rsidP="00792A5B">
      <w:pPr>
        <w:pStyle w:val="NDHTBodyText"/>
        <w:rPr>
          <w:rFonts w:ascii="Arial" w:hAnsi="Arial" w:cs="Arial"/>
        </w:rPr>
      </w:pPr>
      <w:bookmarkStart w:id="32" w:name="_Toc475447199"/>
      <w:r w:rsidRPr="00604BD4">
        <w:rPr>
          <w:rFonts w:ascii="Arial" w:hAnsi="Arial" w:cs="Arial"/>
        </w:rPr>
        <w:t xml:space="preserve">Iron </w:t>
      </w:r>
      <w:proofErr w:type="spellStart"/>
      <w:r w:rsidRPr="00604BD4">
        <w:rPr>
          <w:rFonts w:ascii="Arial" w:hAnsi="Arial" w:cs="Arial"/>
        </w:rPr>
        <w:t>isomaltoside</w:t>
      </w:r>
      <w:proofErr w:type="spellEnd"/>
      <w:r w:rsidRPr="00604BD4">
        <w:rPr>
          <w:rFonts w:ascii="Arial" w:hAnsi="Arial" w:cs="Arial"/>
        </w:rPr>
        <w:t xml:space="preserve"> infusion patient specific direction.</w:t>
      </w:r>
    </w:p>
    <w:p w:rsidR="00FA5BB7" w:rsidRPr="00604BD4" w:rsidRDefault="00FA5BB7">
      <w:pPr>
        <w:rPr>
          <w:rFonts w:ascii="Arial" w:hAnsi="Arial" w:cs="Arial"/>
        </w:rPr>
      </w:pPr>
    </w:p>
    <w:p w:rsidR="00FA5BB7" w:rsidRPr="00604BD4" w:rsidRDefault="00FA5BB7">
      <w:pPr>
        <w:rPr>
          <w:rFonts w:ascii="Arial" w:hAnsi="Arial" w:cs="Arial"/>
        </w:rPr>
      </w:pPr>
      <w:r w:rsidRPr="00604BD4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5FA757" wp14:editId="40A381B5">
                <wp:simplePos x="0" y="0"/>
                <wp:positionH relativeFrom="column">
                  <wp:posOffset>134309</wp:posOffset>
                </wp:positionH>
                <wp:positionV relativeFrom="paragraph">
                  <wp:posOffset>58420</wp:posOffset>
                </wp:positionV>
                <wp:extent cx="2018805" cy="1056904"/>
                <wp:effectExtent l="0" t="0" r="19685" b="101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805" cy="105690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5BB7" w:rsidRDefault="00FA5BB7">
                            <w:r>
                              <w:t>Patient Label Here or:</w:t>
                            </w:r>
                          </w:p>
                          <w:p w:rsidR="00FA5BB7" w:rsidRDefault="00FA5BB7">
                            <w:r>
                              <w:t>Patient Name:</w:t>
                            </w:r>
                          </w:p>
                          <w:p w:rsidR="00FA5BB7" w:rsidRDefault="00FA5BB7">
                            <w:r>
                              <w:t>Date of Birth:</w:t>
                            </w:r>
                          </w:p>
                          <w:p w:rsidR="00FA5BB7" w:rsidRDefault="00FA5BB7">
                            <w:r>
                              <w:t>NHS Number: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0.6pt;margin-top:4.6pt;width:158.95pt;height:8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" fillcolor="white [3201]" strokecolor="#297fd5 [3205]" strokeweight="2pt">
                <v:textbox>
                  <w:txbxContent>
                    <w:p w:rsidR="00FA5BB7" w:rsidRDefault="00FA5BB7">
                      <w:r>
                        <w:t>Patient Label Here or:</w:t>
                      </w:r>
                    </w:p>
                    <w:p w:rsidR="00FA5BB7" w:rsidRDefault="00FA5BB7">
                      <w:r>
                        <w:t>Patient Name:</w:t>
                      </w:r>
                    </w:p>
                    <w:p w:rsidR="00FA5BB7" w:rsidRDefault="00FA5BB7">
                      <w:r>
                        <w:t>Date of Birth:</w:t>
                      </w:r>
                    </w:p>
                    <w:p w:rsidR="00FA5BB7" w:rsidRDefault="00FA5BB7">
                      <w:r>
                        <w:t>NHS Number:</w:t>
                      </w:r>
                    </w:p>
                  </w:txbxContent>
                </v:textbox>
              </v:shape>
            </w:pict>
          </mc:Fallback>
        </mc:AlternateContent>
      </w:r>
    </w:p>
    <w:p w:rsidR="00FA5BB7" w:rsidRPr="00604BD4" w:rsidRDefault="00FA5BB7">
      <w:pPr>
        <w:rPr>
          <w:rFonts w:ascii="Arial" w:hAnsi="Arial" w:cs="Arial"/>
        </w:rPr>
      </w:pPr>
    </w:p>
    <w:p w:rsidR="00FA5BB7" w:rsidRPr="00604BD4" w:rsidRDefault="00FA5BB7">
      <w:pPr>
        <w:rPr>
          <w:rFonts w:ascii="Arial" w:hAnsi="Arial" w:cs="Arial"/>
        </w:rPr>
      </w:pPr>
    </w:p>
    <w:p w:rsidR="00FA5BB7" w:rsidRPr="00604BD4" w:rsidRDefault="00FA5BB7">
      <w:pPr>
        <w:rPr>
          <w:rFonts w:ascii="Arial" w:hAnsi="Arial" w:cs="Arial"/>
        </w:rPr>
      </w:pPr>
    </w:p>
    <w:p w:rsidR="00FA5BB7" w:rsidRPr="00604BD4" w:rsidRDefault="00FA5BB7">
      <w:pPr>
        <w:rPr>
          <w:rFonts w:ascii="Arial" w:hAnsi="Arial" w:cs="Arial"/>
        </w:rPr>
      </w:pPr>
    </w:p>
    <w:p w:rsidR="00FA5BB7" w:rsidRPr="00604BD4" w:rsidRDefault="00FA5BB7">
      <w:pPr>
        <w:rPr>
          <w:rFonts w:ascii="Arial" w:hAnsi="Arial" w:cs="Arial"/>
        </w:rPr>
      </w:pPr>
    </w:p>
    <w:p w:rsidR="00FA5BB7" w:rsidRPr="00604BD4" w:rsidRDefault="00FA5BB7">
      <w:pPr>
        <w:rPr>
          <w:rFonts w:ascii="Arial" w:hAnsi="Arial" w:cs="Arial"/>
        </w:rPr>
      </w:pPr>
      <w:r w:rsidRPr="00604BD4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B3E170" wp14:editId="1EDC6C31">
                <wp:simplePos x="0" y="0"/>
                <wp:positionH relativeFrom="column">
                  <wp:posOffset>137795</wp:posOffset>
                </wp:positionH>
                <wp:positionV relativeFrom="paragraph">
                  <wp:posOffset>165100</wp:posOffset>
                </wp:positionV>
                <wp:extent cx="2561590" cy="3268980"/>
                <wp:effectExtent l="0" t="0" r="10160" b="2667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1590" cy="32689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5BB7" w:rsidRDefault="00FA5BB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Patients 50kg and over</w:t>
                            </w:r>
                          </w:p>
                          <w:p w:rsidR="00FA5BB7" w:rsidRDefault="00FA5BB7">
                            <w:pPr>
                              <w:rPr>
                                <w:b/>
                              </w:rPr>
                            </w:pPr>
                          </w:p>
                          <w:p w:rsidR="00FA5BB7" w:rsidRDefault="00FA5BB7">
                            <w:r w:rsidRPr="00FA5BB7">
                              <w:t>Administer 10</w:t>
                            </w:r>
                            <w:r w:rsidR="005B476A">
                              <w:t xml:space="preserve">00mg of Iron </w:t>
                            </w:r>
                            <w:proofErr w:type="spellStart"/>
                            <w:r w:rsidR="005B476A">
                              <w:t>isomaltoside</w:t>
                            </w:r>
                            <w:proofErr w:type="spellEnd"/>
                            <w:r w:rsidR="005B476A">
                              <w:t xml:space="preserve"> in 100</w:t>
                            </w:r>
                            <w:r w:rsidRPr="00FA5BB7">
                              <w:t>m</w:t>
                            </w:r>
                            <w:r w:rsidR="005B476A">
                              <w:t>l of Sodium Chloride 0.9% over 3</w:t>
                            </w:r>
                            <w:r w:rsidRPr="00FA5BB7">
                              <w:t>0 minutes.</w:t>
                            </w:r>
                          </w:p>
                          <w:p w:rsidR="00FA5BB7" w:rsidRDefault="00FA5BB7"/>
                          <w:p w:rsidR="00FA5BB7" w:rsidRDefault="00FA5BB7"/>
                          <w:p w:rsidR="00FA5BB7" w:rsidRDefault="00FA5BB7">
                            <w:r>
                              <w:t>Prescriber Signature: ________________</w:t>
                            </w:r>
                          </w:p>
                          <w:p w:rsidR="00FA5BB7" w:rsidRDefault="00FA5BB7">
                            <w:r>
                              <w:t>Registration Number</w:t>
                            </w:r>
                            <w:proofErr w:type="gramStart"/>
                            <w:r>
                              <w:t>:_</w:t>
                            </w:r>
                            <w:proofErr w:type="gramEnd"/>
                            <w:r>
                              <w:t>_______________</w:t>
                            </w:r>
                          </w:p>
                          <w:p w:rsidR="00FA5BB7" w:rsidRPr="00FA5BB7" w:rsidRDefault="00FA5BB7">
                            <w:r>
                              <w:t>Date: ____/____/________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8" type="#_x0000_t202" style="position:absolute;margin-left:10.85pt;margin-top:13pt;width:201.7pt;height:25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" fillcolor="white [3201]" strokecolor="#297fd5 [3205]" strokeweight="2pt">
                <v:textbox>
                  <w:txbxContent>
                    <w:p w:rsidR="00FA5BB7" w:rsidRDefault="00FA5BB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Patients 50kg and over</w:t>
                      </w:r>
                    </w:p>
                    <w:p w:rsidR="00FA5BB7" w:rsidRDefault="00FA5BB7">
                      <w:pPr>
                        <w:rPr>
                          <w:b/>
                        </w:rPr>
                      </w:pPr>
                    </w:p>
                    <w:p w:rsidR="00FA5BB7" w:rsidRDefault="00FA5BB7">
                      <w:r w:rsidRPr="00FA5BB7">
                        <w:t>Administer 10</w:t>
                      </w:r>
                      <w:r w:rsidR="005B476A">
                        <w:t xml:space="preserve">00mg of Iron </w:t>
                      </w:r>
                      <w:proofErr w:type="spellStart"/>
                      <w:r w:rsidR="005B476A">
                        <w:t>isomaltoside</w:t>
                      </w:r>
                      <w:proofErr w:type="spellEnd"/>
                      <w:r w:rsidR="005B476A">
                        <w:t xml:space="preserve"> in 100</w:t>
                      </w:r>
                      <w:r w:rsidRPr="00FA5BB7">
                        <w:t>m</w:t>
                      </w:r>
                      <w:r w:rsidR="005B476A">
                        <w:t>l of Sodium Chloride 0.9% over 3</w:t>
                      </w:r>
                      <w:r w:rsidRPr="00FA5BB7">
                        <w:t>0 minutes.</w:t>
                      </w:r>
                    </w:p>
                    <w:p w:rsidR="00FA5BB7" w:rsidRDefault="00FA5BB7"/>
                    <w:p w:rsidR="00FA5BB7" w:rsidRDefault="00FA5BB7"/>
                    <w:p w:rsidR="00FA5BB7" w:rsidRDefault="00FA5BB7">
                      <w:r>
                        <w:t>Prescriber Signature: ________________</w:t>
                      </w:r>
                    </w:p>
                    <w:p w:rsidR="00FA5BB7" w:rsidRDefault="00FA5BB7">
                      <w:r>
                        <w:t>Registration Number</w:t>
                      </w:r>
                      <w:proofErr w:type="gramStart"/>
                      <w:r>
                        <w:t>:_</w:t>
                      </w:r>
                      <w:proofErr w:type="gramEnd"/>
                      <w:r>
                        <w:t>_______________</w:t>
                      </w:r>
                    </w:p>
                    <w:p w:rsidR="00FA5BB7" w:rsidRPr="00FA5BB7" w:rsidRDefault="00FA5BB7">
                      <w:r>
                        <w:t>Date: ____/____/________</w:t>
                      </w:r>
                    </w:p>
                  </w:txbxContent>
                </v:textbox>
              </v:shape>
            </w:pict>
          </mc:Fallback>
        </mc:AlternateContent>
      </w:r>
      <w:r w:rsidRPr="00604BD4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2F59DD" wp14:editId="78972064">
                <wp:simplePos x="0" y="0"/>
                <wp:positionH relativeFrom="column">
                  <wp:posOffset>3096883</wp:posOffset>
                </wp:positionH>
                <wp:positionV relativeFrom="paragraph">
                  <wp:posOffset>165220</wp:posOffset>
                </wp:positionV>
                <wp:extent cx="2967487" cy="3269411"/>
                <wp:effectExtent l="0" t="0" r="23495" b="2667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7487" cy="326941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5BB7" w:rsidRPr="00FA5BB7" w:rsidRDefault="00FA5BB7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Patients under 50kg - </w:t>
                            </w:r>
                            <w:r w:rsidRPr="00FA5BB7">
                              <w:rPr>
                                <w:color w:val="FF0000"/>
                              </w:rPr>
                              <w:t>Maximum dose 20mg/Kg</w:t>
                            </w:r>
                          </w:p>
                          <w:p w:rsidR="00FA5BB7" w:rsidRDefault="00FA5BB7">
                            <w:r w:rsidRPr="00FA5BB7">
                              <w:t>Patient weight: ___</w:t>
                            </w:r>
                            <w:r>
                              <w:t>_</w:t>
                            </w:r>
                            <w:r w:rsidRPr="00FA5BB7">
                              <w:t>Kg</w:t>
                            </w:r>
                          </w:p>
                          <w:p w:rsidR="00FA5BB7" w:rsidRDefault="00FA5BB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Dose to be administered = </w:t>
                            </w:r>
                          </w:p>
                          <w:p w:rsidR="00FA5BB7" w:rsidRPr="00FA5BB7" w:rsidRDefault="00FA5BB7" w:rsidP="00FA5BB7">
                            <w:pPr>
                              <w:ind w:firstLine="720"/>
                            </w:pPr>
                            <w:r>
                              <w:t>Patient</w:t>
                            </w:r>
                            <w:r w:rsidRPr="00FA5BB7">
                              <w:t xml:space="preserve"> weight x 20</w:t>
                            </w:r>
                          </w:p>
                          <w:p w:rsidR="00FA5BB7" w:rsidRPr="00FA5BB7" w:rsidRDefault="00FA5BB7" w:rsidP="00FA5BB7">
                            <w:pPr>
                              <w:ind w:firstLine="720"/>
                            </w:pPr>
                            <w:r>
                              <w:t>_____Kg x 20 = ______mg</w:t>
                            </w:r>
                          </w:p>
                          <w:p w:rsidR="00FA5BB7" w:rsidRDefault="00FA5BB7" w:rsidP="00FA5BB7"/>
                          <w:p w:rsidR="00FA5BB7" w:rsidRDefault="00FA5BB7" w:rsidP="00FA5BB7">
                            <w:r>
                              <w:t>Administer _____</w:t>
                            </w:r>
                            <w:r w:rsidR="005B476A">
                              <w:t xml:space="preserve">mg of Iron </w:t>
                            </w:r>
                            <w:proofErr w:type="spellStart"/>
                            <w:r w:rsidR="005B476A">
                              <w:t>isomaltoside</w:t>
                            </w:r>
                            <w:proofErr w:type="spellEnd"/>
                            <w:r w:rsidR="005B476A">
                              <w:t xml:space="preserve"> in 100</w:t>
                            </w:r>
                            <w:r w:rsidRPr="00FA5BB7">
                              <w:t>m</w:t>
                            </w:r>
                            <w:r w:rsidR="005B476A">
                              <w:t>l of Sodium Chloride 0.9% over 3</w:t>
                            </w:r>
                            <w:r w:rsidRPr="00FA5BB7">
                              <w:t>0 minutes.</w:t>
                            </w:r>
                          </w:p>
                          <w:p w:rsidR="00FA5BB7" w:rsidRDefault="00FA5BB7">
                            <w:pPr>
                              <w:rPr>
                                <w:b/>
                              </w:rPr>
                            </w:pPr>
                          </w:p>
                          <w:p w:rsidR="00FA5BB7" w:rsidRDefault="00FA5BB7" w:rsidP="00FA5BB7">
                            <w:r>
                              <w:t>Prescriber Signature: ________________</w:t>
                            </w:r>
                          </w:p>
                          <w:p w:rsidR="00FA5BB7" w:rsidRDefault="00FA5BB7" w:rsidP="00FA5BB7">
                            <w:r>
                              <w:t>Registration Number</w:t>
                            </w:r>
                            <w:proofErr w:type="gramStart"/>
                            <w:r>
                              <w:t>:_</w:t>
                            </w:r>
                            <w:proofErr w:type="gramEnd"/>
                            <w:r>
                              <w:t>_______________</w:t>
                            </w:r>
                          </w:p>
                          <w:p w:rsidR="00FA5BB7" w:rsidRPr="00FA5BB7" w:rsidRDefault="00FA5BB7" w:rsidP="00FA5BB7">
                            <w:r>
                              <w:t>Date: ____/____/________</w:t>
                            </w:r>
                          </w:p>
                          <w:p w:rsidR="00FA5BB7" w:rsidRPr="00FA5BB7" w:rsidRDefault="00FA5BB7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9" type="#_x0000_t202" style="position:absolute;margin-left:243.85pt;margin-top:13pt;width:233.65pt;height:257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" fillcolor="white [3201]" strokecolor="#297fd5 [3205]" strokeweight="2pt">
                <v:textbox>
                  <w:txbxContent>
                    <w:p w:rsidR="00FA5BB7" w:rsidRPr="00FA5BB7" w:rsidRDefault="00FA5BB7">
                      <w:pPr>
                        <w:rPr>
                          <w:color w:val="FF0000"/>
                        </w:rPr>
                      </w:pPr>
                      <w:r>
                        <w:rPr>
                          <w:b/>
                        </w:rPr>
                        <w:t xml:space="preserve">Patients under 50kg - </w:t>
                      </w:r>
                      <w:r w:rsidRPr="00FA5BB7">
                        <w:rPr>
                          <w:color w:val="FF0000"/>
                        </w:rPr>
                        <w:t>Maximum dose 20mg/Kg</w:t>
                      </w:r>
                    </w:p>
                    <w:p w:rsidR="00FA5BB7" w:rsidRDefault="00FA5BB7">
                      <w:r w:rsidRPr="00FA5BB7">
                        <w:t>Patient weight: ___</w:t>
                      </w:r>
                      <w:r>
                        <w:t>_</w:t>
                      </w:r>
                      <w:r w:rsidRPr="00FA5BB7">
                        <w:t>Kg</w:t>
                      </w:r>
                    </w:p>
                    <w:p w:rsidR="00FA5BB7" w:rsidRDefault="00FA5BB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Dose to be administered = </w:t>
                      </w:r>
                    </w:p>
                    <w:p w:rsidR="00FA5BB7" w:rsidRPr="00FA5BB7" w:rsidRDefault="00FA5BB7" w:rsidP="00FA5BB7">
                      <w:pPr>
                        <w:ind w:firstLine="720"/>
                      </w:pPr>
                      <w:r>
                        <w:t>Patient</w:t>
                      </w:r>
                      <w:r w:rsidRPr="00FA5BB7">
                        <w:t xml:space="preserve"> weight x 20</w:t>
                      </w:r>
                    </w:p>
                    <w:p w:rsidR="00FA5BB7" w:rsidRPr="00FA5BB7" w:rsidRDefault="00FA5BB7" w:rsidP="00FA5BB7">
                      <w:pPr>
                        <w:ind w:firstLine="720"/>
                      </w:pPr>
                      <w:r>
                        <w:t>_____Kg x 20 = ______mg</w:t>
                      </w:r>
                    </w:p>
                    <w:p w:rsidR="00FA5BB7" w:rsidRDefault="00FA5BB7" w:rsidP="00FA5BB7"/>
                    <w:p w:rsidR="00FA5BB7" w:rsidRDefault="00FA5BB7" w:rsidP="00FA5BB7">
                      <w:r>
                        <w:t>Administer _____</w:t>
                      </w:r>
                      <w:r w:rsidR="005B476A">
                        <w:t xml:space="preserve">mg of Iron </w:t>
                      </w:r>
                      <w:proofErr w:type="spellStart"/>
                      <w:r w:rsidR="005B476A">
                        <w:t>isomaltoside</w:t>
                      </w:r>
                      <w:proofErr w:type="spellEnd"/>
                      <w:r w:rsidR="005B476A">
                        <w:t xml:space="preserve"> in 100</w:t>
                      </w:r>
                      <w:r w:rsidRPr="00FA5BB7">
                        <w:t>m</w:t>
                      </w:r>
                      <w:r w:rsidR="005B476A">
                        <w:t>l of Sodium Chloride 0.9% over 3</w:t>
                      </w:r>
                      <w:r w:rsidRPr="00FA5BB7">
                        <w:t>0 minutes.</w:t>
                      </w:r>
                    </w:p>
                    <w:p w:rsidR="00FA5BB7" w:rsidRDefault="00FA5BB7">
                      <w:pPr>
                        <w:rPr>
                          <w:b/>
                        </w:rPr>
                      </w:pPr>
                    </w:p>
                    <w:p w:rsidR="00FA5BB7" w:rsidRDefault="00FA5BB7" w:rsidP="00FA5BB7">
                      <w:r>
                        <w:t>Prescriber Signature: ________________</w:t>
                      </w:r>
                    </w:p>
                    <w:p w:rsidR="00FA5BB7" w:rsidRDefault="00FA5BB7" w:rsidP="00FA5BB7">
                      <w:r>
                        <w:t>Registration Number</w:t>
                      </w:r>
                      <w:proofErr w:type="gramStart"/>
                      <w:r>
                        <w:t>:_</w:t>
                      </w:r>
                      <w:proofErr w:type="gramEnd"/>
                      <w:r>
                        <w:t>_______________</w:t>
                      </w:r>
                    </w:p>
                    <w:p w:rsidR="00FA5BB7" w:rsidRPr="00FA5BB7" w:rsidRDefault="00FA5BB7" w:rsidP="00FA5BB7">
                      <w:r>
                        <w:t>Date: ____/____/________</w:t>
                      </w:r>
                    </w:p>
                    <w:p w:rsidR="00FA5BB7" w:rsidRPr="00FA5BB7" w:rsidRDefault="00FA5BB7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A5BB7" w:rsidRPr="00604BD4" w:rsidRDefault="00FA5BB7">
      <w:pPr>
        <w:rPr>
          <w:rFonts w:ascii="Arial" w:hAnsi="Arial" w:cs="Arial"/>
        </w:rPr>
      </w:pPr>
    </w:p>
    <w:p w:rsidR="00FA5BB7" w:rsidRPr="00604BD4" w:rsidRDefault="00FA5BB7">
      <w:pPr>
        <w:rPr>
          <w:rFonts w:ascii="Arial" w:hAnsi="Arial" w:cs="Arial"/>
        </w:rPr>
      </w:pPr>
    </w:p>
    <w:p w:rsidR="00FA5BB7" w:rsidRPr="00604BD4" w:rsidRDefault="00FA5BB7">
      <w:pPr>
        <w:rPr>
          <w:rFonts w:ascii="Arial" w:hAnsi="Arial" w:cs="Arial"/>
        </w:rPr>
      </w:pPr>
    </w:p>
    <w:p w:rsidR="00FA5BB7" w:rsidRPr="00604BD4" w:rsidRDefault="00FA5BB7">
      <w:pPr>
        <w:rPr>
          <w:rFonts w:ascii="Arial" w:hAnsi="Arial" w:cs="Arial"/>
        </w:rPr>
      </w:pPr>
    </w:p>
    <w:p w:rsidR="00FA5BB7" w:rsidRPr="00604BD4" w:rsidRDefault="00FA5BB7">
      <w:pPr>
        <w:rPr>
          <w:rFonts w:ascii="Arial" w:hAnsi="Arial" w:cs="Arial"/>
        </w:rPr>
      </w:pPr>
    </w:p>
    <w:p w:rsidR="00FA5BB7" w:rsidRPr="00604BD4" w:rsidRDefault="00FA5BB7">
      <w:pPr>
        <w:rPr>
          <w:rFonts w:ascii="Arial" w:hAnsi="Arial" w:cs="Arial"/>
        </w:rPr>
      </w:pPr>
    </w:p>
    <w:p w:rsidR="00FA5BB7" w:rsidRPr="00604BD4" w:rsidRDefault="00FA5BB7">
      <w:pPr>
        <w:rPr>
          <w:rFonts w:ascii="Arial" w:hAnsi="Arial" w:cs="Arial"/>
        </w:rPr>
      </w:pPr>
    </w:p>
    <w:p w:rsidR="00FA5BB7" w:rsidRPr="00604BD4" w:rsidRDefault="00FA5BB7">
      <w:pPr>
        <w:rPr>
          <w:rFonts w:ascii="Arial" w:hAnsi="Arial" w:cs="Arial"/>
        </w:rPr>
      </w:pPr>
    </w:p>
    <w:p w:rsidR="00FA5BB7" w:rsidRPr="00604BD4" w:rsidRDefault="00FA5BB7">
      <w:pPr>
        <w:rPr>
          <w:rFonts w:ascii="Arial" w:hAnsi="Arial" w:cs="Arial"/>
        </w:rPr>
      </w:pPr>
    </w:p>
    <w:p w:rsidR="00FA5BB7" w:rsidRPr="00604BD4" w:rsidRDefault="00FA5BB7">
      <w:pPr>
        <w:rPr>
          <w:rFonts w:ascii="Arial" w:hAnsi="Arial" w:cs="Arial"/>
        </w:rPr>
      </w:pPr>
    </w:p>
    <w:p w:rsidR="00FA5BB7" w:rsidRPr="00604BD4" w:rsidRDefault="00FA5BB7">
      <w:pPr>
        <w:rPr>
          <w:rFonts w:ascii="Arial" w:hAnsi="Arial" w:cs="Arial"/>
        </w:rPr>
      </w:pPr>
    </w:p>
    <w:p w:rsidR="00FA5BB7" w:rsidRPr="00604BD4" w:rsidRDefault="00FA5BB7">
      <w:pPr>
        <w:rPr>
          <w:rFonts w:ascii="Arial" w:hAnsi="Arial" w:cs="Arial"/>
        </w:rPr>
      </w:pPr>
    </w:p>
    <w:p w:rsidR="00FA5BB7" w:rsidRPr="00604BD4" w:rsidRDefault="00FA5BB7">
      <w:pPr>
        <w:rPr>
          <w:rFonts w:ascii="Arial" w:hAnsi="Arial" w:cs="Arial"/>
        </w:rPr>
      </w:pPr>
    </w:p>
    <w:p w:rsidR="00FA5BB7" w:rsidRPr="00604BD4" w:rsidRDefault="00FA5BB7">
      <w:pPr>
        <w:rPr>
          <w:rFonts w:ascii="Arial" w:hAnsi="Arial" w:cs="Arial"/>
        </w:rPr>
      </w:pPr>
    </w:p>
    <w:p w:rsidR="00FA5BB7" w:rsidRPr="00604BD4" w:rsidRDefault="00FA5BB7">
      <w:pPr>
        <w:rPr>
          <w:rFonts w:ascii="Arial" w:hAnsi="Arial" w:cs="Arial"/>
        </w:rPr>
      </w:pPr>
    </w:p>
    <w:p w:rsidR="00FA5BB7" w:rsidRPr="00604BD4" w:rsidRDefault="00FA5BB7">
      <w:pPr>
        <w:rPr>
          <w:rFonts w:ascii="Arial" w:hAnsi="Arial" w:cs="Arial"/>
        </w:rPr>
      </w:pPr>
      <w:r w:rsidRPr="00604BD4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C28381" wp14:editId="393BCA59">
                <wp:simplePos x="0" y="0"/>
                <wp:positionH relativeFrom="column">
                  <wp:posOffset>181155</wp:posOffset>
                </wp:positionH>
                <wp:positionV relativeFrom="paragraph">
                  <wp:posOffset>176949</wp:posOffset>
                </wp:positionV>
                <wp:extent cx="5331124" cy="1259457"/>
                <wp:effectExtent l="0" t="0" r="22225" b="1714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1124" cy="125945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5BB7" w:rsidRDefault="00FA5BB7">
                            <w:r>
                              <w:t>Administered By: ___________________</w:t>
                            </w:r>
                          </w:p>
                          <w:p w:rsidR="00FA5BB7" w:rsidRDefault="00FA5BB7">
                            <w:r>
                              <w:t>Registration Number: ________________</w:t>
                            </w:r>
                          </w:p>
                          <w:p w:rsidR="00FA5BB7" w:rsidRDefault="00FA5BB7">
                            <w:r>
                              <w:t>Date: 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30" type="#_x0000_t202" style="position:absolute;margin-left:14.25pt;margin-top:13.95pt;width:419.75pt;height:99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" fillcolor="white [3201]" strokecolor="#297fd5 [3205]" strokeweight="2pt">
                <v:textbox>
                  <w:txbxContent>
                    <w:p w:rsidR="00FA5BB7" w:rsidRDefault="00FA5BB7">
                      <w:r>
                        <w:t>Administered By: ___________________</w:t>
                      </w:r>
                    </w:p>
                    <w:p w:rsidR="00FA5BB7" w:rsidRDefault="00FA5BB7">
                      <w:r>
                        <w:t>Registration Number: ________________</w:t>
                      </w:r>
                    </w:p>
                    <w:p w:rsidR="00FA5BB7" w:rsidRDefault="00FA5BB7">
                      <w:r>
                        <w:t>Date: ______________________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:rsidR="00FA5BB7" w:rsidRPr="00604BD4" w:rsidRDefault="00FA5BB7">
      <w:pPr>
        <w:rPr>
          <w:rFonts w:ascii="Arial" w:hAnsi="Arial" w:cs="Arial"/>
        </w:rPr>
      </w:pPr>
    </w:p>
    <w:p w:rsidR="00FA5BB7" w:rsidRPr="00604BD4" w:rsidRDefault="00FA5BB7">
      <w:pPr>
        <w:rPr>
          <w:rFonts w:ascii="Arial" w:hAnsi="Arial" w:cs="Arial"/>
        </w:rPr>
      </w:pPr>
    </w:p>
    <w:p w:rsidR="00FA5BB7" w:rsidRPr="00604BD4" w:rsidRDefault="00FA5BB7">
      <w:pPr>
        <w:rPr>
          <w:rFonts w:ascii="Arial" w:hAnsi="Arial" w:cs="Arial"/>
        </w:rPr>
      </w:pPr>
    </w:p>
    <w:p w:rsidR="00FA5BB7" w:rsidRPr="00604BD4" w:rsidRDefault="00FA5BB7">
      <w:pPr>
        <w:rPr>
          <w:rFonts w:ascii="Arial" w:hAnsi="Arial" w:cs="Arial"/>
        </w:rPr>
      </w:pPr>
    </w:p>
    <w:p w:rsidR="00FA5BB7" w:rsidRPr="00604BD4" w:rsidRDefault="00FA5BB7">
      <w:pPr>
        <w:rPr>
          <w:rFonts w:ascii="Arial" w:hAnsi="Arial" w:cs="Arial"/>
        </w:rPr>
      </w:pPr>
    </w:p>
    <w:p w:rsidR="00FA5BB7" w:rsidRPr="00604BD4" w:rsidRDefault="00FA5BB7">
      <w:pPr>
        <w:rPr>
          <w:rFonts w:ascii="Arial" w:hAnsi="Arial" w:cs="Arial"/>
        </w:rPr>
      </w:pPr>
    </w:p>
    <w:p w:rsidR="00FA5BB7" w:rsidRPr="00604BD4" w:rsidRDefault="00FA5BB7">
      <w:pPr>
        <w:rPr>
          <w:rFonts w:ascii="Arial" w:hAnsi="Arial" w:cs="Arial"/>
        </w:rPr>
      </w:pPr>
    </w:p>
    <w:p w:rsidR="00FA5BB7" w:rsidRPr="00604BD4" w:rsidRDefault="00FA5BB7">
      <w:pPr>
        <w:rPr>
          <w:rFonts w:ascii="Arial" w:eastAsiaTheme="majorEastAsia" w:hAnsi="Arial" w:cs="Arial"/>
          <w:b/>
          <w:bCs/>
          <w:color w:val="4A66AC" w:themeColor="accent4"/>
          <w:sz w:val="32"/>
          <w:szCs w:val="28"/>
        </w:rPr>
      </w:pPr>
      <w:r w:rsidRPr="00604BD4">
        <w:rPr>
          <w:rFonts w:ascii="Arial" w:hAnsi="Arial" w:cs="Arial"/>
        </w:rPr>
        <w:br w:type="page"/>
      </w:r>
    </w:p>
    <w:p w:rsidR="00FA5BB7" w:rsidRPr="00604BD4" w:rsidRDefault="00FA5BB7" w:rsidP="00FA5BB7">
      <w:pPr>
        <w:pStyle w:val="Heading1"/>
        <w:numPr>
          <w:ilvl w:val="0"/>
          <w:numId w:val="0"/>
        </w:numPr>
        <w:ind w:left="737"/>
        <w:rPr>
          <w:rFonts w:ascii="Arial" w:hAnsi="Arial" w:cs="Arial"/>
          <w:color w:val="FF0000"/>
        </w:rPr>
      </w:pPr>
    </w:p>
    <w:p w:rsidR="000C0DEF" w:rsidRPr="00604BD4" w:rsidRDefault="000C0DEF" w:rsidP="000C0DEF">
      <w:pPr>
        <w:pStyle w:val="Heading1"/>
        <w:rPr>
          <w:rFonts w:ascii="Arial" w:hAnsi="Arial" w:cs="Arial"/>
          <w:color w:val="FF0000"/>
        </w:rPr>
      </w:pPr>
      <w:r w:rsidRPr="00604BD4">
        <w:rPr>
          <w:rFonts w:ascii="Arial" w:hAnsi="Arial" w:cs="Arial"/>
        </w:rPr>
        <w:t>References</w:t>
      </w:r>
      <w:bookmarkEnd w:id="29"/>
      <w:bookmarkEnd w:id="30"/>
      <w:bookmarkEnd w:id="32"/>
    </w:p>
    <w:p w:rsidR="00704C3C" w:rsidRPr="00604BD4" w:rsidRDefault="00A1543B" w:rsidP="00704C3C">
      <w:pPr>
        <w:pStyle w:val="NDHTBullet1"/>
        <w:rPr>
          <w:rFonts w:ascii="Arial" w:hAnsi="Arial" w:cs="Arial"/>
        </w:rPr>
      </w:pPr>
      <w:r w:rsidRPr="00604BD4">
        <w:rPr>
          <w:rFonts w:ascii="Arial" w:hAnsi="Arial" w:cs="Arial"/>
        </w:rPr>
        <w:t xml:space="preserve">British Committee for Standards in Haematology Guidelines on the Identification and Management of Pre-Operative Anaemia. </w:t>
      </w:r>
      <w:r w:rsidRPr="00604BD4">
        <w:rPr>
          <w:rFonts w:ascii="Arial" w:hAnsi="Arial" w:cs="Arial"/>
          <w:i/>
        </w:rPr>
        <w:t>British Journal of Haematology</w:t>
      </w:r>
      <w:r w:rsidRPr="00604BD4">
        <w:rPr>
          <w:rFonts w:ascii="Arial" w:hAnsi="Arial" w:cs="Arial"/>
        </w:rPr>
        <w:t xml:space="preserve">, 2015, </w:t>
      </w:r>
      <w:r w:rsidRPr="00604BD4">
        <w:rPr>
          <w:rFonts w:ascii="Arial" w:hAnsi="Arial" w:cs="Arial"/>
          <w:b/>
        </w:rPr>
        <w:t>171</w:t>
      </w:r>
      <w:r w:rsidRPr="00604BD4">
        <w:rPr>
          <w:rFonts w:ascii="Arial" w:hAnsi="Arial" w:cs="Arial"/>
        </w:rPr>
        <w:t>, 322-331</w:t>
      </w:r>
    </w:p>
    <w:p w:rsidR="00704C3C" w:rsidRPr="00604BD4" w:rsidRDefault="00704C3C" w:rsidP="00704C3C">
      <w:pPr>
        <w:pStyle w:val="NDHTBullet1"/>
        <w:rPr>
          <w:rFonts w:ascii="Arial" w:hAnsi="Arial" w:cs="Arial"/>
        </w:rPr>
      </w:pPr>
      <w:r w:rsidRPr="00604BD4">
        <w:rPr>
          <w:rFonts w:ascii="Arial" w:hAnsi="Arial" w:cs="Arial"/>
        </w:rPr>
        <w:t xml:space="preserve">International consensus statement on the peri-operative management of anaemia and iron deficiency. </w:t>
      </w:r>
      <w:r w:rsidRPr="00604BD4">
        <w:rPr>
          <w:rFonts w:ascii="Arial" w:hAnsi="Arial" w:cs="Arial"/>
          <w:i/>
        </w:rPr>
        <w:t>Anaesthesia</w:t>
      </w:r>
      <w:r w:rsidRPr="00604BD4">
        <w:rPr>
          <w:rFonts w:ascii="Arial" w:hAnsi="Arial" w:cs="Arial"/>
        </w:rPr>
        <w:t xml:space="preserve">, 2017, </w:t>
      </w:r>
      <w:r w:rsidRPr="00604BD4">
        <w:rPr>
          <w:rFonts w:ascii="Arial" w:hAnsi="Arial" w:cs="Arial"/>
          <w:b/>
        </w:rPr>
        <w:t>72</w:t>
      </w:r>
      <w:r w:rsidRPr="00604BD4">
        <w:rPr>
          <w:rFonts w:ascii="Arial" w:hAnsi="Arial" w:cs="Arial"/>
        </w:rPr>
        <w:t>, 233-247</w:t>
      </w:r>
    </w:p>
    <w:p w:rsidR="000C0DEF" w:rsidRPr="00604BD4" w:rsidRDefault="000C0DEF" w:rsidP="000C0DEF">
      <w:pPr>
        <w:pStyle w:val="Heading1"/>
        <w:rPr>
          <w:rFonts w:ascii="Arial" w:hAnsi="Arial" w:cs="Arial"/>
        </w:rPr>
      </w:pPr>
      <w:bookmarkStart w:id="33" w:name="Associated_Docs"/>
      <w:bookmarkStart w:id="34" w:name="_Toc377722113"/>
      <w:bookmarkStart w:id="35" w:name="_Toc475447200"/>
      <w:bookmarkStart w:id="36" w:name="Associated_Documentation"/>
      <w:r w:rsidRPr="00604BD4">
        <w:rPr>
          <w:rFonts w:ascii="Arial" w:hAnsi="Arial" w:cs="Arial"/>
        </w:rPr>
        <w:t>Associated Documentation</w:t>
      </w:r>
      <w:bookmarkEnd w:id="33"/>
      <w:bookmarkEnd w:id="34"/>
      <w:bookmarkEnd w:id="35"/>
      <w:r w:rsidRPr="00604BD4">
        <w:rPr>
          <w:rFonts w:ascii="Arial" w:hAnsi="Arial" w:cs="Arial"/>
        </w:rPr>
        <w:t xml:space="preserve"> </w:t>
      </w:r>
    </w:p>
    <w:bookmarkEnd w:id="36"/>
    <w:p w:rsidR="004B5804" w:rsidRPr="00604BD4" w:rsidRDefault="00410677" w:rsidP="00410677">
      <w:pPr>
        <w:pStyle w:val="NDHTBullet1"/>
        <w:rPr>
          <w:rFonts w:ascii="Arial" w:hAnsi="Arial" w:cs="Arial"/>
        </w:rPr>
      </w:pPr>
      <w:proofErr w:type="spellStart"/>
      <w:r w:rsidRPr="00604BD4">
        <w:rPr>
          <w:rFonts w:ascii="Arial" w:hAnsi="Arial" w:cs="Arial"/>
          <w:bCs/>
          <w:szCs w:val="24"/>
        </w:rPr>
        <w:t>Monofer</w:t>
      </w:r>
      <w:proofErr w:type="spellEnd"/>
      <w:r w:rsidRPr="00604BD4">
        <w:rPr>
          <w:rFonts w:ascii="Arial" w:hAnsi="Arial" w:cs="Arial"/>
          <w:bCs/>
          <w:szCs w:val="24"/>
        </w:rPr>
        <w:t xml:space="preserve"> Infusion for iron deficiency in adults Standard Operating Procedure</w:t>
      </w:r>
    </w:p>
    <w:sectPr w:rsidR="004B5804" w:rsidRPr="00604BD4" w:rsidSect="007A1B05">
      <w:pgSz w:w="11906" w:h="16838" w:code="9"/>
      <w:pgMar w:top="1560" w:right="1440" w:bottom="1440" w:left="1440" w:header="709" w:footer="9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4D72" w:rsidRDefault="00BA4D72" w:rsidP="00C83E87">
      <w:pPr>
        <w:spacing w:after="0"/>
      </w:pPr>
      <w:r>
        <w:separator/>
      </w:r>
    </w:p>
  </w:endnote>
  <w:endnote w:type="continuationSeparator" w:id="0">
    <w:p w:rsidR="00BA4D72" w:rsidRDefault="00BA4D72" w:rsidP="00C83E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Ｐゴシック">
    <w:charset w:val="4E"/>
    <w:family w:val="auto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102D" w:rsidRDefault="00BA4D72" w:rsidP="00CB7D13">
    <w:pPr>
      <w:pStyle w:val="NDHTFooterText"/>
      <w:tabs>
        <w:tab w:val="clear" w:pos="9356"/>
        <w:tab w:val="right" w:pos="9029"/>
      </w:tabs>
    </w:pPr>
    <w:sdt>
      <w:sdtPr>
        <w:id w:val="113186318"/>
        <w:docPartObj>
          <w:docPartGallery w:val="Page Numbers (Top of Page)"/>
          <w:docPartUnique/>
        </w:docPartObj>
      </w:sdtPr>
      <w:sdtEndPr/>
      <w:sdtContent>
        <w:r w:rsidR="00604BD4">
          <w:t xml:space="preserve">Anaesthetics </w:t>
        </w:r>
        <w:r w:rsidR="005D102D" w:rsidRPr="00CB7D13">
          <w:tab/>
        </w:r>
        <w:r w:rsidR="005D102D" w:rsidRPr="00CB7D13">
          <w:tab/>
        </w:r>
      </w:sdtContent>
    </w:sdt>
  </w:p>
  <w:p w:rsidR="005D102D" w:rsidRPr="003566CD" w:rsidRDefault="005D102D" w:rsidP="00CB7D13">
    <w:pPr>
      <w:pStyle w:val="NDHTFooterText"/>
      <w:tabs>
        <w:tab w:val="clear" w:pos="9356"/>
        <w:tab w:val="right" w:pos="9029"/>
      </w:tabs>
    </w:pPr>
    <w:r w:rsidRPr="00CB7D13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74FFF6B" wp14:editId="43066C76">
              <wp:simplePos x="0" y="0"/>
              <wp:positionH relativeFrom="column">
                <wp:posOffset>-9525</wp:posOffset>
              </wp:positionH>
              <wp:positionV relativeFrom="paragraph">
                <wp:posOffset>-194310</wp:posOffset>
              </wp:positionV>
              <wp:extent cx="5734050" cy="19050"/>
              <wp:effectExtent l="0" t="0" r="19050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34050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1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-15.3pt" to="450.75pt,-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" strokecolor="#5595cd [3044]"/>
          </w:pict>
        </mc:Fallback>
      </mc:AlternateContent>
    </w:r>
    <w:sdt>
      <w:sdtPr>
        <w:id w:val="-1862117977"/>
        <w:docPartObj>
          <w:docPartGallery w:val="Page Numbers (Bottom of Page)"/>
          <w:docPartUnique/>
        </w:docPartObj>
      </w:sdtPr>
      <w:sdtEndPr/>
      <w:sdtContent>
        <w:sdt>
          <w:sdtPr>
            <w:id w:val="913131655"/>
            <w:docPartObj>
              <w:docPartGallery w:val="Page Numbers (Top of Page)"/>
              <w:docPartUnique/>
            </w:docPartObj>
          </w:sdtPr>
          <w:sdtEndPr/>
          <w:sdtContent>
            <w:r w:rsidRPr="00CB7D13">
              <w:tab/>
            </w:r>
            <w:r w:rsidRPr="00CB7D13">
              <w:tab/>
              <w:t xml:space="preserve">Page </w:t>
            </w:r>
            <w:r w:rsidRPr="00CB7D13">
              <w:rPr>
                <w:bCs/>
              </w:rPr>
              <w:fldChar w:fldCharType="begin"/>
            </w:r>
            <w:r w:rsidRPr="00CB7D13">
              <w:rPr>
                <w:bCs/>
              </w:rPr>
              <w:instrText xml:space="preserve"> PAGE </w:instrText>
            </w:r>
            <w:r w:rsidRPr="00CB7D13">
              <w:rPr>
                <w:bCs/>
              </w:rPr>
              <w:fldChar w:fldCharType="separate"/>
            </w:r>
            <w:r w:rsidR="000D6679">
              <w:rPr>
                <w:bCs/>
                <w:noProof/>
              </w:rPr>
              <w:t>9</w:t>
            </w:r>
            <w:r w:rsidRPr="00CB7D13">
              <w:rPr>
                <w:bCs/>
              </w:rPr>
              <w:fldChar w:fldCharType="end"/>
            </w:r>
            <w:r w:rsidRPr="00CB7D13">
              <w:t xml:space="preserve"> of </w:t>
            </w:r>
            <w:r w:rsidRPr="00CB7D13">
              <w:rPr>
                <w:bCs/>
              </w:rPr>
              <w:fldChar w:fldCharType="begin"/>
            </w:r>
            <w:r w:rsidRPr="00CB7D13">
              <w:rPr>
                <w:bCs/>
              </w:rPr>
              <w:instrText xml:space="preserve"> NUMPAGES  </w:instrText>
            </w:r>
            <w:r w:rsidRPr="00CB7D13">
              <w:rPr>
                <w:bCs/>
              </w:rPr>
              <w:fldChar w:fldCharType="separate"/>
            </w:r>
            <w:r w:rsidR="000D6679">
              <w:rPr>
                <w:bCs/>
                <w:noProof/>
              </w:rPr>
              <w:t>10</w:t>
            </w:r>
            <w:r w:rsidRPr="00CB7D13">
              <w:rPr>
                <w:bCs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4D72" w:rsidRDefault="00BA4D72" w:rsidP="00C83E87">
      <w:pPr>
        <w:spacing w:after="0"/>
      </w:pPr>
      <w:r>
        <w:separator/>
      </w:r>
    </w:p>
  </w:footnote>
  <w:footnote w:type="continuationSeparator" w:id="0">
    <w:p w:rsidR="00BA4D72" w:rsidRDefault="00BA4D72" w:rsidP="00C83E8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102D" w:rsidRPr="00C83E87" w:rsidRDefault="00604BD4" w:rsidP="00CB7D13">
    <w:pPr>
      <w:pStyle w:val="Header"/>
      <w:tabs>
        <w:tab w:val="clear" w:pos="9026"/>
        <w:tab w:val="right" w:pos="13750"/>
      </w:tabs>
      <w:rPr>
        <w:sz w:val="16"/>
        <w:szCs w:val="16"/>
      </w:rPr>
    </w:pPr>
    <w:r w:rsidRPr="00604BD4">
      <w:rPr>
        <w:sz w:val="16"/>
        <w:szCs w:val="16"/>
      </w:rPr>
      <w:t>Pre-Operative Anaemia guideline (Major colorectal surgery)</w:t>
    </w:r>
    <w:r>
      <w:rPr>
        <w:noProof/>
        <w:sz w:val="16"/>
        <w:szCs w:val="16"/>
        <w:lang w:eastAsia="en-GB"/>
      </w:rPr>
      <w:drawing>
        <wp:anchor distT="0" distB="0" distL="114300" distR="114300" simplePos="0" relativeHeight="251663360" behindDoc="0" locked="0" layoutInCell="1" allowOverlap="1" wp14:anchorId="5E1D8094" wp14:editId="2CDAA846">
          <wp:simplePos x="0" y="0"/>
          <wp:positionH relativeFrom="column">
            <wp:posOffset>3700145</wp:posOffset>
          </wp:positionH>
          <wp:positionV relativeFrom="paragraph">
            <wp:posOffset>-140335</wp:posOffset>
          </wp:positionV>
          <wp:extent cx="2702560" cy="327660"/>
          <wp:effectExtent l="0" t="0" r="2540" b="0"/>
          <wp:wrapTopAndBottom/>
          <wp:docPr id="4" name="Picture 4" descr="\\nds.internal\private\A-E\CarrHa\Documents\Trust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nds.internal\private\A-E\CarrHa\Documents\Trust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2560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D102D">
      <w:rPr>
        <w:sz w:val="16"/>
        <w:szCs w:val="16"/>
      </w:rPr>
      <w:tab/>
    </w:r>
    <w:r w:rsidR="005D102D">
      <w:rPr>
        <w:sz w:val="16"/>
        <w:szCs w:val="16"/>
      </w:rPr>
      <w:tab/>
    </w:r>
  </w:p>
  <w:p w:rsidR="005D102D" w:rsidRPr="00C83E87" w:rsidRDefault="005D102D" w:rsidP="00611177">
    <w:pPr>
      <w:pStyle w:val="Header"/>
      <w:tabs>
        <w:tab w:val="clear" w:pos="9026"/>
        <w:tab w:val="right" w:pos="9356"/>
        <w:tab w:val="right" w:pos="13750"/>
      </w:tabs>
      <w:rPr>
        <w:sz w:val="16"/>
        <w:szCs w:val="16"/>
      </w:rPr>
    </w:pPr>
    <w:r w:rsidRPr="00D33AEB">
      <w:rPr>
        <w:noProof/>
        <w:sz w:val="16"/>
        <w:szCs w:val="16"/>
        <w:highlight w:val="yellow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765E98" wp14:editId="6717CCE6">
              <wp:simplePos x="0" y="0"/>
              <wp:positionH relativeFrom="column">
                <wp:posOffset>-9525</wp:posOffset>
              </wp:positionH>
              <wp:positionV relativeFrom="paragraph">
                <wp:posOffset>223520</wp:posOffset>
              </wp:positionV>
              <wp:extent cx="5734050" cy="0"/>
              <wp:effectExtent l="0" t="0" r="19050" b="1905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340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Straight Connector 8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75pt,17.6pt" to="450.7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" strokecolor="#5595cd [3044]"/>
          </w:pict>
        </mc:Fallback>
      </mc:AlternateContent>
    </w:r>
    <w:r>
      <w:rPr>
        <w:sz w:val="16"/>
        <w:szCs w:val="16"/>
      </w:rPr>
      <w:tab/>
    </w:r>
    <w:r>
      <w:rPr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15FF4"/>
    <w:multiLevelType w:val="hybridMultilevel"/>
    <w:tmpl w:val="DDEAFEA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2A46993"/>
    <w:multiLevelType w:val="multilevel"/>
    <w:tmpl w:val="78A23D6C"/>
    <w:lvl w:ilvl="0">
      <w:start w:val="2"/>
      <w:numFmt w:val="bullet"/>
      <w:pStyle w:val="NDHTBullet1"/>
      <w:lvlText w:val=""/>
      <w:lvlJc w:val="left"/>
      <w:pPr>
        <w:ind w:left="1304" w:hanging="567"/>
      </w:pPr>
      <w:rPr>
        <w:rFonts w:ascii="Symbol" w:hAnsi="Symbol" w:hint="default"/>
        <w:b w:val="0"/>
        <w:i w:val="0"/>
        <w:color w:val="4A66AC" w:themeColor="accent4"/>
        <w:sz w:val="22"/>
      </w:rPr>
    </w:lvl>
    <w:lvl w:ilvl="1">
      <w:start w:val="1"/>
      <w:numFmt w:val="bullet"/>
      <w:pStyle w:val="NDHTBullet2"/>
      <w:lvlText w:val=""/>
      <w:lvlJc w:val="left"/>
      <w:pPr>
        <w:ind w:left="1871" w:hanging="567"/>
      </w:pPr>
      <w:rPr>
        <w:rFonts w:ascii="Wingdings" w:hAnsi="Wingdings" w:hint="default"/>
        <w:color w:val="4A66AC" w:themeColor="accent4"/>
      </w:rPr>
    </w:lvl>
    <w:lvl w:ilvl="2">
      <w:start w:val="1"/>
      <w:numFmt w:val="bullet"/>
      <w:pStyle w:val="NDHTBullet3"/>
      <w:lvlText w:val=""/>
      <w:lvlJc w:val="left"/>
      <w:pPr>
        <w:ind w:left="2438" w:hanging="567"/>
      </w:pPr>
      <w:rPr>
        <w:rFonts w:ascii="Wingdings" w:hAnsi="Wingdings" w:hint="default"/>
        <w:color w:val="4A66AC" w:themeColor="accent4"/>
      </w:rPr>
    </w:lvl>
    <w:lvl w:ilvl="3">
      <w:start w:val="1"/>
      <w:numFmt w:val="bullet"/>
      <w:lvlText w:val=""/>
      <w:lvlJc w:val="left"/>
      <w:pPr>
        <w:tabs>
          <w:tab w:val="num" w:pos="737"/>
        </w:tabs>
        <w:ind w:left="737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737"/>
        </w:tabs>
        <w:ind w:left="737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737"/>
        </w:tabs>
        <w:ind w:left="737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737"/>
        </w:tabs>
        <w:ind w:left="737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37"/>
        </w:tabs>
        <w:ind w:left="737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37"/>
        </w:tabs>
        <w:ind w:left="737" w:firstLine="0"/>
      </w:pPr>
      <w:rPr>
        <w:rFonts w:ascii="Wingdings" w:hAnsi="Wingdings" w:hint="default"/>
      </w:rPr>
    </w:lvl>
  </w:abstractNum>
  <w:abstractNum w:abstractNumId="2">
    <w:nsid w:val="05327B82"/>
    <w:multiLevelType w:val="hybridMultilevel"/>
    <w:tmpl w:val="FB6891D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7464172"/>
    <w:multiLevelType w:val="hybridMultilevel"/>
    <w:tmpl w:val="D12ABD94"/>
    <w:lvl w:ilvl="0" w:tplc="74241B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" w:hAnsi="Times" w:hint="default"/>
      </w:rPr>
    </w:lvl>
    <w:lvl w:ilvl="1" w:tplc="D74E755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" w:hAnsi="Times" w:hint="default"/>
      </w:rPr>
    </w:lvl>
    <w:lvl w:ilvl="2" w:tplc="2D2413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" w:hAnsi="Times" w:hint="default"/>
      </w:rPr>
    </w:lvl>
    <w:lvl w:ilvl="3" w:tplc="0BFCFD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" w:hAnsi="Times" w:hint="default"/>
      </w:rPr>
    </w:lvl>
    <w:lvl w:ilvl="4" w:tplc="031499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" w:hAnsi="Times" w:hint="default"/>
      </w:rPr>
    </w:lvl>
    <w:lvl w:ilvl="5" w:tplc="BC4096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" w:hAnsi="Times" w:hint="default"/>
      </w:rPr>
    </w:lvl>
    <w:lvl w:ilvl="6" w:tplc="A462DE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" w:hAnsi="Times" w:hint="default"/>
      </w:rPr>
    </w:lvl>
    <w:lvl w:ilvl="7" w:tplc="47B07C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" w:hAnsi="Times" w:hint="default"/>
      </w:rPr>
    </w:lvl>
    <w:lvl w:ilvl="8" w:tplc="F86619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" w:hAnsi="Times" w:hint="default"/>
      </w:rPr>
    </w:lvl>
  </w:abstractNum>
  <w:abstractNum w:abstractNumId="4">
    <w:nsid w:val="08B666AA"/>
    <w:multiLevelType w:val="hybridMultilevel"/>
    <w:tmpl w:val="B2364D2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5627520"/>
    <w:multiLevelType w:val="hybridMultilevel"/>
    <w:tmpl w:val="B704A7BE"/>
    <w:lvl w:ilvl="0" w:tplc="0136AB3A">
      <w:start w:val="1"/>
      <w:numFmt w:val="bullet"/>
      <w:lvlText w:val=""/>
      <w:lvlJc w:val="left"/>
      <w:pPr>
        <w:tabs>
          <w:tab w:val="num" w:pos="1440"/>
        </w:tabs>
        <w:ind w:left="2138" w:hanging="284"/>
      </w:pPr>
      <w:rPr>
        <w:rFonts w:ascii="Symbol" w:hAnsi="Symbol" w:hint="default"/>
      </w:rPr>
    </w:lvl>
    <w:lvl w:ilvl="1" w:tplc="DA4C47D0">
      <w:start w:val="1"/>
      <w:numFmt w:val="bullet"/>
      <w:lvlText w:val=""/>
      <w:lvlJc w:val="left"/>
      <w:pPr>
        <w:tabs>
          <w:tab w:val="num" w:pos="709"/>
        </w:tabs>
        <w:ind w:left="992" w:hanging="283"/>
      </w:pPr>
      <w:rPr>
        <w:rFonts w:ascii="Symbol" w:hAnsi="Symbol" w:hint="default"/>
      </w:rPr>
    </w:lvl>
    <w:lvl w:ilvl="2" w:tplc="B406025C">
      <w:start w:val="1"/>
      <w:numFmt w:val="decimal"/>
      <w:lvlText w:val="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>
    <w:nsid w:val="1BE720D2"/>
    <w:multiLevelType w:val="hybridMultilevel"/>
    <w:tmpl w:val="C40EC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64102A"/>
    <w:multiLevelType w:val="hybridMultilevel"/>
    <w:tmpl w:val="F894F5C4"/>
    <w:lvl w:ilvl="0" w:tplc="AA2CF9C8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944297"/>
    <w:multiLevelType w:val="multilevel"/>
    <w:tmpl w:val="DF8EEB2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>
    <w:nsid w:val="23CC04D4"/>
    <w:multiLevelType w:val="hybridMultilevel"/>
    <w:tmpl w:val="EFB6E2CA"/>
    <w:lvl w:ilvl="0" w:tplc="FEA80C96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1" w:tplc="E8441A14">
      <w:numFmt w:val="none"/>
      <w:lvlText w:val=""/>
      <w:lvlJc w:val="left"/>
      <w:pPr>
        <w:tabs>
          <w:tab w:val="num" w:pos="360"/>
        </w:tabs>
      </w:pPr>
    </w:lvl>
    <w:lvl w:ilvl="2" w:tplc="C5F49D72">
      <w:numFmt w:val="none"/>
      <w:lvlText w:val=""/>
      <w:lvlJc w:val="left"/>
      <w:pPr>
        <w:tabs>
          <w:tab w:val="num" w:pos="360"/>
        </w:tabs>
      </w:pPr>
    </w:lvl>
    <w:lvl w:ilvl="3" w:tplc="B62E95AE">
      <w:numFmt w:val="none"/>
      <w:lvlText w:val=""/>
      <w:lvlJc w:val="left"/>
      <w:pPr>
        <w:tabs>
          <w:tab w:val="num" w:pos="360"/>
        </w:tabs>
      </w:pPr>
    </w:lvl>
    <w:lvl w:ilvl="4" w:tplc="BF2CB164">
      <w:numFmt w:val="none"/>
      <w:lvlText w:val=""/>
      <w:lvlJc w:val="left"/>
      <w:pPr>
        <w:tabs>
          <w:tab w:val="num" w:pos="360"/>
        </w:tabs>
      </w:pPr>
    </w:lvl>
    <w:lvl w:ilvl="5" w:tplc="C97C471E">
      <w:numFmt w:val="none"/>
      <w:lvlText w:val=""/>
      <w:lvlJc w:val="left"/>
      <w:pPr>
        <w:tabs>
          <w:tab w:val="num" w:pos="360"/>
        </w:tabs>
      </w:pPr>
    </w:lvl>
    <w:lvl w:ilvl="6" w:tplc="CAF21CDC">
      <w:numFmt w:val="none"/>
      <w:lvlText w:val=""/>
      <w:lvlJc w:val="left"/>
      <w:pPr>
        <w:tabs>
          <w:tab w:val="num" w:pos="360"/>
        </w:tabs>
      </w:pPr>
    </w:lvl>
    <w:lvl w:ilvl="7" w:tplc="67EAE510">
      <w:numFmt w:val="none"/>
      <w:lvlText w:val=""/>
      <w:lvlJc w:val="left"/>
      <w:pPr>
        <w:tabs>
          <w:tab w:val="num" w:pos="360"/>
        </w:tabs>
      </w:pPr>
    </w:lvl>
    <w:lvl w:ilvl="8" w:tplc="11B8428C">
      <w:numFmt w:val="none"/>
      <w:lvlText w:val=""/>
      <w:lvlJc w:val="left"/>
      <w:pPr>
        <w:tabs>
          <w:tab w:val="num" w:pos="360"/>
        </w:tabs>
      </w:pPr>
    </w:lvl>
  </w:abstractNum>
  <w:abstractNum w:abstractNumId="10">
    <w:nsid w:val="37D346FA"/>
    <w:multiLevelType w:val="hybridMultilevel"/>
    <w:tmpl w:val="2ED0458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A8240EE"/>
    <w:multiLevelType w:val="hybridMultilevel"/>
    <w:tmpl w:val="3F888F0A"/>
    <w:lvl w:ilvl="0" w:tplc="67E06596">
      <w:start w:val="1"/>
      <w:numFmt w:val="bullet"/>
      <w:lvlText w:val=""/>
      <w:lvlJc w:val="left"/>
      <w:pPr>
        <w:tabs>
          <w:tab w:val="num" w:pos="3611"/>
        </w:tabs>
        <w:ind w:left="2443" w:hanging="283"/>
      </w:pPr>
      <w:rPr>
        <w:rFonts w:ascii="Symbol" w:hAnsi="Symbol" w:hint="default"/>
      </w:rPr>
    </w:lvl>
    <w:lvl w:ilvl="1" w:tplc="FABE0BA0">
      <w:start w:val="1"/>
      <w:numFmt w:val="bullet"/>
      <w:lvlText w:val=""/>
      <w:lvlJc w:val="left"/>
      <w:pPr>
        <w:tabs>
          <w:tab w:val="num" w:pos="4713"/>
        </w:tabs>
        <w:ind w:left="2105" w:hanging="283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902"/>
        </w:tabs>
        <w:ind w:left="29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622"/>
        </w:tabs>
        <w:ind w:left="36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342"/>
        </w:tabs>
        <w:ind w:left="43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062"/>
        </w:tabs>
        <w:ind w:left="50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782"/>
        </w:tabs>
        <w:ind w:left="57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502"/>
        </w:tabs>
        <w:ind w:left="65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222"/>
        </w:tabs>
        <w:ind w:left="7222" w:hanging="360"/>
      </w:pPr>
      <w:rPr>
        <w:rFonts w:ascii="Wingdings" w:hAnsi="Wingdings" w:hint="default"/>
      </w:rPr>
    </w:lvl>
  </w:abstractNum>
  <w:abstractNum w:abstractNumId="12">
    <w:nsid w:val="3C4B531E"/>
    <w:multiLevelType w:val="multilevel"/>
    <w:tmpl w:val="FD265BC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>
    <w:nsid w:val="3F1A1B2C"/>
    <w:multiLevelType w:val="hybridMultilevel"/>
    <w:tmpl w:val="3A3A4870"/>
    <w:lvl w:ilvl="0" w:tplc="4DB0BB30">
      <w:start w:val="1"/>
      <w:numFmt w:val="bullet"/>
      <w:lvlText w:val=""/>
      <w:lvlJc w:val="left"/>
      <w:pPr>
        <w:tabs>
          <w:tab w:val="num" w:pos="4309"/>
        </w:tabs>
        <w:ind w:left="992" w:hanging="283"/>
      </w:pPr>
      <w:rPr>
        <w:rFonts w:ascii="Symbol" w:hAnsi="Symbol" w:hint="default"/>
      </w:rPr>
    </w:lvl>
    <w:lvl w:ilvl="1" w:tplc="FABE0BA0">
      <w:start w:val="1"/>
      <w:numFmt w:val="bullet"/>
      <w:lvlText w:val=""/>
      <w:lvlJc w:val="left"/>
      <w:pPr>
        <w:tabs>
          <w:tab w:val="num" w:pos="3971"/>
        </w:tabs>
        <w:ind w:left="1363" w:hanging="283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2724E39"/>
    <w:multiLevelType w:val="hybridMultilevel"/>
    <w:tmpl w:val="3710E7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AAB375D"/>
    <w:multiLevelType w:val="multilevel"/>
    <w:tmpl w:val="77F6884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>
    <w:nsid w:val="4B442FD3"/>
    <w:multiLevelType w:val="hybridMultilevel"/>
    <w:tmpl w:val="1BC2499E"/>
    <w:lvl w:ilvl="0" w:tplc="DA4C47D0">
      <w:start w:val="1"/>
      <w:numFmt w:val="bullet"/>
      <w:lvlText w:val=""/>
      <w:lvlJc w:val="left"/>
      <w:pPr>
        <w:tabs>
          <w:tab w:val="num" w:pos="2149"/>
        </w:tabs>
        <w:ind w:left="2432" w:hanging="283"/>
      </w:pPr>
      <w:rPr>
        <w:rFonts w:ascii="Symbol" w:hAnsi="Symbol" w:hint="default"/>
      </w:rPr>
    </w:lvl>
    <w:lvl w:ilvl="1" w:tplc="CB1EB664">
      <w:start w:val="1"/>
      <w:numFmt w:val="bullet"/>
      <w:lvlText w:val=""/>
      <w:lvlJc w:val="left"/>
      <w:pPr>
        <w:tabs>
          <w:tab w:val="num" w:pos="709"/>
        </w:tabs>
        <w:ind w:left="1701" w:hanging="283"/>
      </w:pPr>
      <w:rPr>
        <w:rFonts w:ascii="Symbol" w:hAnsi="Symbol" w:hint="default"/>
      </w:rPr>
    </w:lvl>
    <w:lvl w:ilvl="2" w:tplc="B406025C">
      <w:start w:val="1"/>
      <w:numFmt w:val="decimal"/>
      <w:lvlText w:val="%3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7">
    <w:nsid w:val="4CE95BE8"/>
    <w:multiLevelType w:val="multilevel"/>
    <w:tmpl w:val="26B8CD24"/>
    <w:lvl w:ilvl="0">
      <w:start w:val="1"/>
      <w:numFmt w:val="decimal"/>
      <w:pStyle w:val="Heading1"/>
      <w:lvlText w:val="%1."/>
      <w:lvlJc w:val="left"/>
      <w:pPr>
        <w:ind w:left="737" w:hanging="737"/>
      </w:pPr>
      <w:rPr>
        <w:rFonts w:ascii="Arial" w:hAnsi="Arial" w:cs="Arial" w:hint="default"/>
        <w:b/>
        <w:i w:val="0"/>
        <w:color w:val="4A66AC" w:themeColor="accent4"/>
        <w:sz w:val="32"/>
      </w:rPr>
    </w:lvl>
    <w:lvl w:ilvl="1">
      <w:start w:val="1"/>
      <w:numFmt w:val="decimal"/>
      <w:pStyle w:val="NDHTBodyText"/>
      <w:lvlText w:val="%1.%2."/>
      <w:lvlJc w:val="left"/>
      <w:pPr>
        <w:ind w:left="720" w:hanging="720"/>
      </w:pPr>
      <w:rPr>
        <w:rFonts w:ascii="Arial" w:hAnsi="Arial" w:cs="Arial" w:hint="default"/>
        <w:b/>
        <w:i w:val="0"/>
        <w:color w:val="4A66AC" w:themeColor="accent4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>
    <w:nsid w:val="4E3877B5"/>
    <w:multiLevelType w:val="hybridMultilevel"/>
    <w:tmpl w:val="4B0C9D5E"/>
    <w:lvl w:ilvl="0" w:tplc="919C9B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" w:hAnsi="Times" w:hint="default"/>
      </w:rPr>
    </w:lvl>
    <w:lvl w:ilvl="1" w:tplc="690209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" w:hAnsi="Times" w:hint="default"/>
      </w:rPr>
    </w:lvl>
    <w:lvl w:ilvl="2" w:tplc="029C57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" w:hAnsi="Times" w:hint="default"/>
      </w:rPr>
    </w:lvl>
    <w:lvl w:ilvl="3" w:tplc="FB1CF9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" w:hAnsi="Times" w:hint="default"/>
      </w:rPr>
    </w:lvl>
    <w:lvl w:ilvl="4" w:tplc="70A27D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" w:hAnsi="Times" w:hint="default"/>
      </w:rPr>
    </w:lvl>
    <w:lvl w:ilvl="5" w:tplc="668697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" w:hAnsi="Times" w:hint="default"/>
      </w:rPr>
    </w:lvl>
    <w:lvl w:ilvl="6" w:tplc="F35816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" w:hAnsi="Times" w:hint="default"/>
      </w:rPr>
    </w:lvl>
    <w:lvl w:ilvl="7" w:tplc="D6E6D6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" w:hAnsi="Times" w:hint="default"/>
      </w:rPr>
    </w:lvl>
    <w:lvl w:ilvl="8" w:tplc="03DEC2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" w:hAnsi="Times" w:hint="default"/>
      </w:rPr>
    </w:lvl>
  </w:abstractNum>
  <w:abstractNum w:abstractNumId="19">
    <w:nsid w:val="5A84344E"/>
    <w:multiLevelType w:val="multilevel"/>
    <w:tmpl w:val="BDD4ECE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>
    <w:nsid w:val="604A49B0"/>
    <w:multiLevelType w:val="multilevel"/>
    <w:tmpl w:val="5E94D4E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>
    <w:nsid w:val="606543C6"/>
    <w:multiLevelType w:val="hybridMultilevel"/>
    <w:tmpl w:val="9F12FF7A"/>
    <w:lvl w:ilvl="0" w:tplc="8AEC1C2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" w:hAnsi="Times" w:hint="default"/>
      </w:rPr>
    </w:lvl>
    <w:lvl w:ilvl="1" w:tplc="A17A5EA6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" w:hAnsi="Times" w:hint="default"/>
      </w:rPr>
    </w:lvl>
    <w:lvl w:ilvl="2" w:tplc="7586025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" w:hAnsi="Times" w:hint="default"/>
      </w:rPr>
    </w:lvl>
    <w:lvl w:ilvl="3" w:tplc="E084A59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" w:hAnsi="Times" w:hint="default"/>
      </w:rPr>
    </w:lvl>
    <w:lvl w:ilvl="4" w:tplc="AFDE50C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" w:hAnsi="Times" w:hint="default"/>
      </w:rPr>
    </w:lvl>
    <w:lvl w:ilvl="5" w:tplc="0EC4D31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" w:hAnsi="Times" w:hint="default"/>
      </w:rPr>
    </w:lvl>
    <w:lvl w:ilvl="6" w:tplc="032AB07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" w:hAnsi="Times" w:hint="default"/>
      </w:rPr>
    </w:lvl>
    <w:lvl w:ilvl="7" w:tplc="CA7C8F3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" w:hAnsi="Times" w:hint="default"/>
      </w:rPr>
    </w:lvl>
    <w:lvl w:ilvl="8" w:tplc="F3081CB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" w:hAnsi="Times" w:hint="default"/>
      </w:rPr>
    </w:lvl>
  </w:abstractNum>
  <w:abstractNum w:abstractNumId="22">
    <w:nsid w:val="60FA1EDE"/>
    <w:multiLevelType w:val="hybridMultilevel"/>
    <w:tmpl w:val="AB38FF04"/>
    <w:lvl w:ilvl="0" w:tplc="82EAF410">
      <w:start w:val="1"/>
      <w:numFmt w:val="bullet"/>
      <w:lvlText w:val=""/>
      <w:lvlJc w:val="left"/>
      <w:pPr>
        <w:tabs>
          <w:tab w:val="num" w:pos="2869"/>
        </w:tabs>
        <w:ind w:left="992" w:hanging="283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3">
    <w:nsid w:val="61751334"/>
    <w:multiLevelType w:val="multilevel"/>
    <w:tmpl w:val="A796AC1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4">
    <w:nsid w:val="746064E1"/>
    <w:multiLevelType w:val="multilevel"/>
    <w:tmpl w:val="E0107012"/>
    <w:lvl w:ilvl="0">
      <w:start w:val="4"/>
      <w:numFmt w:val="decimal"/>
      <w:pStyle w:val="NDHTHeading1"/>
      <w:lvlText w:val="%1."/>
      <w:lvlJc w:val="left"/>
      <w:pPr>
        <w:ind w:left="720" w:hanging="720"/>
      </w:pPr>
      <w:rPr>
        <w:rFonts w:ascii="Calibri" w:hAnsi="Calibri" w:hint="default"/>
        <w:b/>
        <w:i w:val="0"/>
        <w:color w:val="4A66AC" w:themeColor="accent4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libri" w:hAnsi="Calibri" w:hint="default"/>
        <w:b/>
        <w:i w:val="0"/>
        <w:color w:val="4A66AC" w:themeColor="accent4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7"/>
  </w:num>
  <w:num w:numId="2">
    <w:abstractNumId w:val="1"/>
  </w:num>
  <w:num w:numId="3">
    <w:abstractNumId w:val="24"/>
  </w:num>
  <w:num w:numId="4">
    <w:abstractNumId w:val="17"/>
  </w:num>
  <w:num w:numId="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4"/>
  </w:num>
  <w:num w:numId="7">
    <w:abstractNumId w:val="2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5"/>
  </w:num>
  <w:num w:numId="11">
    <w:abstractNumId w:val="16"/>
  </w:num>
  <w:num w:numId="12">
    <w:abstractNumId w:val="11"/>
  </w:num>
  <w:num w:numId="13">
    <w:abstractNumId w:val="22"/>
  </w:num>
  <w:num w:numId="14">
    <w:abstractNumId w:val="13"/>
  </w:num>
  <w:num w:numId="15">
    <w:abstractNumId w:val="9"/>
  </w:num>
  <w:num w:numId="16">
    <w:abstractNumId w:val="23"/>
  </w:num>
  <w:num w:numId="17">
    <w:abstractNumId w:val="19"/>
  </w:num>
  <w:num w:numId="18">
    <w:abstractNumId w:val="8"/>
  </w:num>
  <w:num w:numId="19">
    <w:abstractNumId w:val="15"/>
  </w:num>
  <w:num w:numId="20">
    <w:abstractNumId w:val="12"/>
  </w:num>
  <w:num w:numId="21">
    <w:abstractNumId w:val="14"/>
  </w:num>
  <w:num w:numId="22">
    <w:abstractNumId w:val="17"/>
  </w:num>
  <w:num w:numId="23">
    <w:abstractNumId w:val="0"/>
  </w:num>
  <w:num w:numId="24">
    <w:abstractNumId w:val="1"/>
  </w:num>
  <w:num w:numId="25">
    <w:abstractNumId w:val="17"/>
  </w:num>
  <w:num w:numId="26">
    <w:abstractNumId w:val="18"/>
  </w:num>
  <w:num w:numId="27">
    <w:abstractNumId w:val="6"/>
  </w:num>
  <w:num w:numId="28">
    <w:abstractNumId w:val="21"/>
  </w:num>
  <w:num w:numId="29">
    <w:abstractNumId w:val="3"/>
  </w:num>
  <w:num w:numId="30">
    <w:abstractNumId w:val="1"/>
  </w:num>
  <w:num w:numId="31">
    <w:abstractNumId w:val="17"/>
  </w:num>
  <w:num w:numId="32">
    <w:abstractNumId w:val="17"/>
  </w:num>
  <w:num w:numId="3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0"/>
  </w:num>
  <w:num w:numId="35">
    <w:abstractNumId w:val="10"/>
  </w:num>
  <w:num w:numId="36">
    <w:abstractNumId w:val="2"/>
  </w:num>
  <w:num w:numId="37">
    <w:abstractNumId w:val="17"/>
  </w:num>
  <w:num w:numId="38">
    <w:abstractNumId w:val="17"/>
  </w:num>
  <w:num w:numId="3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E87"/>
    <w:rsid w:val="000006BD"/>
    <w:rsid w:val="00001FE0"/>
    <w:rsid w:val="00002658"/>
    <w:rsid w:val="00007E1C"/>
    <w:rsid w:val="0001447A"/>
    <w:rsid w:val="00016C72"/>
    <w:rsid w:val="00021A07"/>
    <w:rsid w:val="000227BA"/>
    <w:rsid w:val="0003123A"/>
    <w:rsid w:val="0003214F"/>
    <w:rsid w:val="00041357"/>
    <w:rsid w:val="000563A1"/>
    <w:rsid w:val="00065EEA"/>
    <w:rsid w:val="00066558"/>
    <w:rsid w:val="00066F46"/>
    <w:rsid w:val="00067D9C"/>
    <w:rsid w:val="00077851"/>
    <w:rsid w:val="000800F0"/>
    <w:rsid w:val="000805C4"/>
    <w:rsid w:val="00081064"/>
    <w:rsid w:val="00081F78"/>
    <w:rsid w:val="0008754F"/>
    <w:rsid w:val="00091F8E"/>
    <w:rsid w:val="00092110"/>
    <w:rsid w:val="000A0B4C"/>
    <w:rsid w:val="000A1832"/>
    <w:rsid w:val="000A5B58"/>
    <w:rsid w:val="000B11C6"/>
    <w:rsid w:val="000C0DEF"/>
    <w:rsid w:val="000C5916"/>
    <w:rsid w:val="000C76F1"/>
    <w:rsid w:val="000D0D62"/>
    <w:rsid w:val="000D0FAE"/>
    <w:rsid w:val="000D6518"/>
    <w:rsid w:val="000D6679"/>
    <w:rsid w:val="000E0277"/>
    <w:rsid w:val="000E292C"/>
    <w:rsid w:val="000E4774"/>
    <w:rsid w:val="000F34ED"/>
    <w:rsid w:val="000F6E0C"/>
    <w:rsid w:val="0010068E"/>
    <w:rsid w:val="0010323C"/>
    <w:rsid w:val="0010561B"/>
    <w:rsid w:val="00107373"/>
    <w:rsid w:val="00113E39"/>
    <w:rsid w:val="00120717"/>
    <w:rsid w:val="00121F8B"/>
    <w:rsid w:val="0012679B"/>
    <w:rsid w:val="001343B2"/>
    <w:rsid w:val="0013769C"/>
    <w:rsid w:val="0014012C"/>
    <w:rsid w:val="00142762"/>
    <w:rsid w:val="0016366C"/>
    <w:rsid w:val="00181552"/>
    <w:rsid w:val="00182218"/>
    <w:rsid w:val="001A3CC1"/>
    <w:rsid w:val="001B062F"/>
    <w:rsid w:val="001C5BF4"/>
    <w:rsid w:val="001D4DDC"/>
    <w:rsid w:val="001E2C1D"/>
    <w:rsid w:val="001E4D4C"/>
    <w:rsid w:val="001F16D0"/>
    <w:rsid w:val="002063F9"/>
    <w:rsid w:val="00206A14"/>
    <w:rsid w:val="00206C24"/>
    <w:rsid w:val="0021356C"/>
    <w:rsid w:val="00217A1C"/>
    <w:rsid w:val="002327C5"/>
    <w:rsid w:val="0023335E"/>
    <w:rsid w:val="00234ABB"/>
    <w:rsid w:val="00236636"/>
    <w:rsid w:val="00242DD2"/>
    <w:rsid w:val="00243248"/>
    <w:rsid w:val="002450E5"/>
    <w:rsid w:val="002465F1"/>
    <w:rsid w:val="00246794"/>
    <w:rsid w:val="00250553"/>
    <w:rsid w:val="0025499D"/>
    <w:rsid w:val="0026170E"/>
    <w:rsid w:val="00274828"/>
    <w:rsid w:val="002748D4"/>
    <w:rsid w:val="002863CA"/>
    <w:rsid w:val="00287CD1"/>
    <w:rsid w:val="002907F6"/>
    <w:rsid w:val="00291774"/>
    <w:rsid w:val="0029704D"/>
    <w:rsid w:val="002979A9"/>
    <w:rsid w:val="002A43F4"/>
    <w:rsid w:val="002A7084"/>
    <w:rsid w:val="002B4B64"/>
    <w:rsid w:val="002B4DC6"/>
    <w:rsid w:val="002B6E43"/>
    <w:rsid w:val="002B71D9"/>
    <w:rsid w:val="002C50A0"/>
    <w:rsid w:val="002D5826"/>
    <w:rsid w:val="002D698D"/>
    <w:rsid w:val="003068D4"/>
    <w:rsid w:val="0030721D"/>
    <w:rsid w:val="0031003A"/>
    <w:rsid w:val="00321F10"/>
    <w:rsid w:val="00324424"/>
    <w:rsid w:val="00324F60"/>
    <w:rsid w:val="003306E4"/>
    <w:rsid w:val="003335BA"/>
    <w:rsid w:val="0033383C"/>
    <w:rsid w:val="00355373"/>
    <w:rsid w:val="003566CD"/>
    <w:rsid w:val="00357AB0"/>
    <w:rsid w:val="00360374"/>
    <w:rsid w:val="00373914"/>
    <w:rsid w:val="00382EAA"/>
    <w:rsid w:val="003835D5"/>
    <w:rsid w:val="00390815"/>
    <w:rsid w:val="00393EC4"/>
    <w:rsid w:val="0039516B"/>
    <w:rsid w:val="003A1461"/>
    <w:rsid w:val="003A3C7A"/>
    <w:rsid w:val="003A7A17"/>
    <w:rsid w:val="003B2884"/>
    <w:rsid w:val="003B5865"/>
    <w:rsid w:val="003B76A0"/>
    <w:rsid w:val="003C2E08"/>
    <w:rsid w:val="003D00A9"/>
    <w:rsid w:val="003D61EF"/>
    <w:rsid w:val="003E3C84"/>
    <w:rsid w:val="003F0D57"/>
    <w:rsid w:val="003F7895"/>
    <w:rsid w:val="0040009A"/>
    <w:rsid w:val="00401F12"/>
    <w:rsid w:val="004064E3"/>
    <w:rsid w:val="004066A6"/>
    <w:rsid w:val="00410677"/>
    <w:rsid w:val="00411EFE"/>
    <w:rsid w:val="00415638"/>
    <w:rsid w:val="004219A1"/>
    <w:rsid w:val="004222B2"/>
    <w:rsid w:val="00423585"/>
    <w:rsid w:val="00425D74"/>
    <w:rsid w:val="00426DA6"/>
    <w:rsid w:val="00430118"/>
    <w:rsid w:val="00430513"/>
    <w:rsid w:val="00432E7C"/>
    <w:rsid w:val="004412A8"/>
    <w:rsid w:val="00443D1D"/>
    <w:rsid w:val="00443FA6"/>
    <w:rsid w:val="004501E4"/>
    <w:rsid w:val="00453762"/>
    <w:rsid w:val="00453CDD"/>
    <w:rsid w:val="004553C7"/>
    <w:rsid w:val="004716DA"/>
    <w:rsid w:val="00475C8B"/>
    <w:rsid w:val="00475F23"/>
    <w:rsid w:val="00480B8A"/>
    <w:rsid w:val="004878A3"/>
    <w:rsid w:val="0049164E"/>
    <w:rsid w:val="00494E18"/>
    <w:rsid w:val="0049614F"/>
    <w:rsid w:val="00496569"/>
    <w:rsid w:val="004A252D"/>
    <w:rsid w:val="004A5022"/>
    <w:rsid w:val="004A7C5E"/>
    <w:rsid w:val="004B1EB4"/>
    <w:rsid w:val="004B5215"/>
    <w:rsid w:val="004B5804"/>
    <w:rsid w:val="004B5FBD"/>
    <w:rsid w:val="004C3B44"/>
    <w:rsid w:val="004C3F56"/>
    <w:rsid w:val="004C3FDA"/>
    <w:rsid w:val="004D1DC0"/>
    <w:rsid w:val="004D26EA"/>
    <w:rsid w:val="004E13E1"/>
    <w:rsid w:val="004E2C6E"/>
    <w:rsid w:val="004E58CF"/>
    <w:rsid w:val="004F1CEB"/>
    <w:rsid w:val="004F2734"/>
    <w:rsid w:val="004F4978"/>
    <w:rsid w:val="004F5B07"/>
    <w:rsid w:val="004F67A8"/>
    <w:rsid w:val="0050554C"/>
    <w:rsid w:val="00507A88"/>
    <w:rsid w:val="0051019C"/>
    <w:rsid w:val="0051297D"/>
    <w:rsid w:val="0051306D"/>
    <w:rsid w:val="00513540"/>
    <w:rsid w:val="00524FAA"/>
    <w:rsid w:val="00525F56"/>
    <w:rsid w:val="00535C07"/>
    <w:rsid w:val="00543726"/>
    <w:rsid w:val="00545AAE"/>
    <w:rsid w:val="00554682"/>
    <w:rsid w:val="00560A73"/>
    <w:rsid w:val="00560AD4"/>
    <w:rsid w:val="005614FE"/>
    <w:rsid w:val="00565430"/>
    <w:rsid w:val="00567999"/>
    <w:rsid w:val="00572D95"/>
    <w:rsid w:val="00574D20"/>
    <w:rsid w:val="005761BD"/>
    <w:rsid w:val="00580A4A"/>
    <w:rsid w:val="005815BB"/>
    <w:rsid w:val="00581CC7"/>
    <w:rsid w:val="00583979"/>
    <w:rsid w:val="005852E5"/>
    <w:rsid w:val="00594520"/>
    <w:rsid w:val="005968CD"/>
    <w:rsid w:val="00596981"/>
    <w:rsid w:val="005A39A7"/>
    <w:rsid w:val="005A684B"/>
    <w:rsid w:val="005A7776"/>
    <w:rsid w:val="005B2027"/>
    <w:rsid w:val="005B476A"/>
    <w:rsid w:val="005B7BEB"/>
    <w:rsid w:val="005C010B"/>
    <w:rsid w:val="005C0FD7"/>
    <w:rsid w:val="005C36C2"/>
    <w:rsid w:val="005D102D"/>
    <w:rsid w:val="005D2DAE"/>
    <w:rsid w:val="005D5145"/>
    <w:rsid w:val="005D52EC"/>
    <w:rsid w:val="005D5D7F"/>
    <w:rsid w:val="005E3B64"/>
    <w:rsid w:val="005F3D00"/>
    <w:rsid w:val="005F6AAF"/>
    <w:rsid w:val="00602DB1"/>
    <w:rsid w:val="00604BD4"/>
    <w:rsid w:val="00605780"/>
    <w:rsid w:val="006060C0"/>
    <w:rsid w:val="00611177"/>
    <w:rsid w:val="0061336D"/>
    <w:rsid w:val="00615B65"/>
    <w:rsid w:val="006209F5"/>
    <w:rsid w:val="00625C2B"/>
    <w:rsid w:val="00632EE1"/>
    <w:rsid w:val="00633447"/>
    <w:rsid w:val="00634B0A"/>
    <w:rsid w:val="006354F7"/>
    <w:rsid w:val="0064019A"/>
    <w:rsid w:val="00646CBC"/>
    <w:rsid w:val="006500A9"/>
    <w:rsid w:val="00651D3D"/>
    <w:rsid w:val="00651F02"/>
    <w:rsid w:val="006534DF"/>
    <w:rsid w:val="006539AD"/>
    <w:rsid w:val="00662B60"/>
    <w:rsid w:val="00662CFB"/>
    <w:rsid w:val="00672F0B"/>
    <w:rsid w:val="00677F2F"/>
    <w:rsid w:val="00680EBE"/>
    <w:rsid w:val="00681F50"/>
    <w:rsid w:val="0068541D"/>
    <w:rsid w:val="0068594B"/>
    <w:rsid w:val="00687771"/>
    <w:rsid w:val="00687919"/>
    <w:rsid w:val="00687E44"/>
    <w:rsid w:val="00692CB9"/>
    <w:rsid w:val="0069634C"/>
    <w:rsid w:val="006B74AA"/>
    <w:rsid w:val="006C114B"/>
    <w:rsid w:val="006C1E56"/>
    <w:rsid w:val="006C3300"/>
    <w:rsid w:val="006D06BF"/>
    <w:rsid w:val="006D5B79"/>
    <w:rsid w:val="006E2A4B"/>
    <w:rsid w:val="006E3995"/>
    <w:rsid w:val="006F310D"/>
    <w:rsid w:val="006F440B"/>
    <w:rsid w:val="006F7D66"/>
    <w:rsid w:val="007008FE"/>
    <w:rsid w:val="00704C3C"/>
    <w:rsid w:val="007053EC"/>
    <w:rsid w:val="007064AD"/>
    <w:rsid w:val="00711792"/>
    <w:rsid w:val="00717B4C"/>
    <w:rsid w:val="00727583"/>
    <w:rsid w:val="00730489"/>
    <w:rsid w:val="00731DFE"/>
    <w:rsid w:val="00733C86"/>
    <w:rsid w:val="00734A51"/>
    <w:rsid w:val="00735DB6"/>
    <w:rsid w:val="00737B21"/>
    <w:rsid w:val="00741545"/>
    <w:rsid w:val="00741AA4"/>
    <w:rsid w:val="00741CFB"/>
    <w:rsid w:val="00742AC2"/>
    <w:rsid w:val="00745CCF"/>
    <w:rsid w:val="007539E1"/>
    <w:rsid w:val="00754663"/>
    <w:rsid w:val="0076174B"/>
    <w:rsid w:val="00772546"/>
    <w:rsid w:val="007752EC"/>
    <w:rsid w:val="007831FD"/>
    <w:rsid w:val="00785566"/>
    <w:rsid w:val="00792A5B"/>
    <w:rsid w:val="007A1B05"/>
    <w:rsid w:val="007A6E36"/>
    <w:rsid w:val="007C1B52"/>
    <w:rsid w:val="007C37E9"/>
    <w:rsid w:val="007C3E35"/>
    <w:rsid w:val="007C461C"/>
    <w:rsid w:val="007C4EA7"/>
    <w:rsid w:val="007D5ECA"/>
    <w:rsid w:val="007E24E2"/>
    <w:rsid w:val="007E4C1F"/>
    <w:rsid w:val="007F0BD0"/>
    <w:rsid w:val="007F25B5"/>
    <w:rsid w:val="007F5094"/>
    <w:rsid w:val="007F6365"/>
    <w:rsid w:val="007F6F6A"/>
    <w:rsid w:val="007F777A"/>
    <w:rsid w:val="00802092"/>
    <w:rsid w:val="00806AEE"/>
    <w:rsid w:val="00814742"/>
    <w:rsid w:val="00831B84"/>
    <w:rsid w:val="008337B7"/>
    <w:rsid w:val="00840104"/>
    <w:rsid w:val="00842ADB"/>
    <w:rsid w:val="00842C6A"/>
    <w:rsid w:val="00843361"/>
    <w:rsid w:val="008434A3"/>
    <w:rsid w:val="00850B78"/>
    <w:rsid w:val="008556EC"/>
    <w:rsid w:val="008557C1"/>
    <w:rsid w:val="0086522F"/>
    <w:rsid w:val="00865B28"/>
    <w:rsid w:val="00875D38"/>
    <w:rsid w:val="008761FC"/>
    <w:rsid w:val="008816CF"/>
    <w:rsid w:val="0088393C"/>
    <w:rsid w:val="0088718F"/>
    <w:rsid w:val="00890B61"/>
    <w:rsid w:val="008A2A0F"/>
    <w:rsid w:val="008A67F8"/>
    <w:rsid w:val="008B2853"/>
    <w:rsid w:val="008B5292"/>
    <w:rsid w:val="008C384A"/>
    <w:rsid w:val="008C3ED9"/>
    <w:rsid w:val="008D0DBB"/>
    <w:rsid w:val="008D194F"/>
    <w:rsid w:val="008E30B1"/>
    <w:rsid w:val="008F24E6"/>
    <w:rsid w:val="008F2505"/>
    <w:rsid w:val="008F3BC0"/>
    <w:rsid w:val="008F5201"/>
    <w:rsid w:val="008F589B"/>
    <w:rsid w:val="008F7095"/>
    <w:rsid w:val="008F7669"/>
    <w:rsid w:val="008F769A"/>
    <w:rsid w:val="00900FC7"/>
    <w:rsid w:val="00902DBD"/>
    <w:rsid w:val="00904872"/>
    <w:rsid w:val="0091147E"/>
    <w:rsid w:val="00921918"/>
    <w:rsid w:val="0092526C"/>
    <w:rsid w:val="0092798D"/>
    <w:rsid w:val="0093436E"/>
    <w:rsid w:val="00936EAD"/>
    <w:rsid w:val="00937E15"/>
    <w:rsid w:val="009455C3"/>
    <w:rsid w:val="009555D9"/>
    <w:rsid w:val="00957C8C"/>
    <w:rsid w:val="00961ECA"/>
    <w:rsid w:val="009625B2"/>
    <w:rsid w:val="009640CB"/>
    <w:rsid w:val="00965480"/>
    <w:rsid w:val="0097687C"/>
    <w:rsid w:val="009827E4"/>
    <w:rsid w:val="00990528"/>
    <w:rsid w:val="00990DE9"/>
    <w:rsid w:val="009924C0"/>
    <w:rsid w:val="009928B8"/>
    <w:rsid w:val="00997AD0"/>
    <w:rsid w:val="009A269E"/>
    <w:rsid w:val="009A52C6"/>
    <w:rsid w:val="009A7A9B"/>
    <w:rsid w:val="009B3DD1"/>
    <w:rsid w:val="009B5002"/>
    <w:rsid w:val="009C2943"/>
    <w:rsid w:val="009C5E47"/>
    <w:rsid w:val="009C68EB"/>
    <w:rsid w:val="009D1C81"/>
    <w:rsid w:val="009D1ED2"/>
    <w:rsid w:val="009D260E"/>
    <w:rsid w:val="009E45B4"/>
    <w:rsid w:val="009F7134"/>
    <w:rsid w:val="00A0414E"/>
    <w:rsid w:val="00A057D1"/>
    <w:rsid w:val="00A104D8"/>
    <w:rsid w:val="00A1543B"/>
    <w:rsid w:val="00A21FE1"/>
    <w:rsid w:val="00A22FD3"/>
    <w:rsid w:val="00A24940"/>
    <w:rsid w:val="00A26091"/>
    <w:rsid w:val="00A3558F"/>
    <w:rsid w:val="00A41BB7"/>
    <w:rsid w:val="00A54E94"/>
    <w:rsid w:val="00A5693F"/>
    <w:rsid w:val="00A65D3A"/>
    <w:rsid w:val="00A73DA0"/>
    <w:rsid w:val="00A73E75"/>
    <w:rsid w:val="00A76736"/>
    <w:rsid w:val="00A842DF"/>
    <w:rsid w:val="00A92876"/>
    <w:rsid w:val="00AA153F"/>
    <w:rsid w:val="00AA163B"/>
    <w:rsid w:val="00AA2DC9"/>
    <w:rsid w:val="00AA4EEC"/>
    <w:rsid w:val="00AB238F"/>
    <w:rsid w:val="00AC3963"/>
    <w:rsid w:val="00AC4BF6"/>
    <w:rsid w:val="00AD0305"/>
    <w:rsid w:val="00AD7B70"/>
    <w:rsid w:val="00AE5715"/>
    <w:rsid w:val="00AE5F79"/>
    <w:rsid w:val="00B016FC"/>
    <w:rsid w:val="00B07715"/>
    <w:rsid w:val="00B1375F"/>
    <w:rsid w:val="00B15C61"/>
    <w:rsid w:val="00B17C72"/>
    <w:rsid w:val="00B25392"/>
    <w:rsid w:val="00B274C6"/>
    <w:rsid w:val="00B27B24"/>
    <w:rsid w:val="00B30994"/>
    <w:rsid w:val="00B32F48"/>
    <w:rsid w:val="00B332D2"/>
    <w:rsid w:val="00B36337"/>
    <w:rsid w:val="00B41EBD"/>
    <w:rsid w:val="00B428FA"/>
    <w:rsid w:val="00B431DB"/>
    <w:rsid w:val="00B459EC"/>
    <w:rsid w:val="00B467B3"/>
    <w:rsid w:val="00B52434"/>
    <w:rsid w:val="00B53097"/>
    <w:rsid w:val="00B5371C"/>
    <w:rsid w:val="00B642B8"/>
    <w:rsid w:val="00B644D7"/>
    <w:rsid w:val="00B65EA4"/>
    <w:rsid w:val="00B703E0"/>
    <w:rsid w:val="00B73609"/>
    <w:rsid w:val="00B82A71"/>
    <w:rsid w:val="00B84D68"/>
    <w:rsid w:val="00B873DB"/>
    <w:rsid w:val="00B9135F"/>
    <w:rsid w:val="00B92C61"/>
    <w:rsid w:val="00BA1ED1"/>
    <w:rsid w:val="00BA4D72"/>
    <w:rsid w:val="00BA4E27"/>
    <w:rsid w:val="00BA6299"/>
    <w:rsid w:val="00BA631F"/>
    <w:rsid w:val="00BB139C"/>
    <w:rsid w:val="00BB2A1F"/>
    <w:rsid w:val="00BB78CB"/>
    <w:rsid w:val="00BC31DD"/>
    <w:rsid w:val="00BD02D6"/>
    <w:rsid w:val="00BD3581"/>
    <w:rsid w:val="00BD6081"/>
    <w:rsid w:val="00BE2B10"/>
    <w:rsid w:val="00BE4832"/>
    <w:rsid w:val="00BE56AA"/>
    <w:rsid w:val="00BE7B44"/>
    <w:rsid w:val="00BF05EF"/>
    <w:rsid w:val="00BF29A8"/>
    <w:rsid w:val="00C04C49"/>
    <w:rsid w:val="00C04E66"/>
    <w:rsid w:val="00C04F8E"/>
    <w:rsid w:val="00C06865"/>
    <w:rsid w:val="00C06FB2"/>
    <w:rsid w:val="00C103AB"/>
    <w:rsid w:val="00C10B67"/>
    <w:rsid w:val="00C11568"/>
    <w:rsid w:val="00C115D3"/>
    <w:rsid w:val="00C12512"/>
    <w:rsid w:val="00C203AC"/>
    <w:rsid w:val="00C37492"/>
    <w:rsid w:val="00C41905"/>
    <w:rsid w:val="00C47D0A"/>
    <w:rsid w:val="00C63451"/>
    <w:rsid w:val="00C6622D"/>
    <w:rsid w:val="00C730D5"/>
    <w:rsid w:val="00C83E87"/>
    <w:rsid w:val="00C854AD"/>
    <w:rsid w:val="00C872D5"/>
    <w:rsid w:val="00C93372"/>
    <w:rsid w:val="00CA1561"/>
    <w:rsid w:val="00CA1686"/>
    <w:rsid w:val="00CA28A3"/>
    <w:rsid w:val="00CA3822"/>
    <w:rsid w:val="00CA3970"/>
    <w:rsid w:val="00CA39C5"/>
    <w:rsid w:val="00CA5BA2"/>
    <w:rsid w:val="00CA724B"/>
    <w:rsid w:val="00CA7E75"/>
    <w:rsid w:val="00CB13EE"/>
    <w:rsid w:val="00CB39D0"/>
    <w:rsid w:val="00CB7D13"/>
    <w:rsid w:val="00CC3C8B"/>
    <w:rsid w:val="00CC5AD8"/>
    <w:rsid w:val="00CD0569"/>
    <w:rsid w:val="00CD7AE2"/>
    <w:rsid w:val="00CE0C4E"/>
    <w:rsid w:val="00CE1382"/>
    <w:rsid w:val="00CE57D5"/>
    <w:rsid w:val="00CF44E0"/>
    <w:rsid w:val="00D00F50"/>
    <w:rsid w:val="00D01151"/>
    <w:rsid w:val="00D0551A"/>
    <w:rsid w:val="00D13B13"/>
    <w:rsid w:val="00D152F9"/>
    <w:rsid w:val="00D15524"/>
    <w:rsid w:val="00D15D74"/>
    <w:rsid w:val="00D17AEF"/>
    <w:rsid w:val="00D20050"/>
    <w:rsid w:val="00D21DE7"/>
    <w:rsid w:val="00D22441"/>
    <w:rsid w:val="00D3217D"/>
    <w:rsid w:val="00D33AEB"/>
    <w:rsid w:val="00D343C8"/>
    <w:rsid w:val="00D377E7"/>
    <w:rsid w:val="00D447FF"/>
    <w:rsid w:val="00D510E2"/>
    <w:rsid w:val="00D51B82"/>
    <w:rsid w:val="00D54B00"/>
    <w:rsid w:val="00D60097"/>
    <w:rsid w:val="00D6247B"/>
    <w:rsid w:val="00D64039"/>
    <w:rsid w:val="00D70FFC"/>
    <w:rsid w:val="00D712B3"/>
    <w:rsid w:val="00D75B52"/>
    <w:rsid w:val="00D917E6"/>
    <w:rsid w:val="00D958AD"/>
    <w:rsid w:val="00DA3A7E"/>
    <w:rsid w:val="00DA5685"/>
    <w:rsid w:val="00DB44FF"/>
    <w:rsid w:val="00DB4F3A"/>
    <w:rsid w:val="00DB5A40"/>
    <w:rsid w:val="00DB77BC"/>
    <w:rsid w:val="00DC60B5"/>
    <w:rsid w:val="00DD1F73"/>
    <w:rsid w:val="00DD7D13"/>
    <w:rsid w:val="00DE1C2A"/>
    <w:rsid w:val="00DE1DDA"/>
    <w:rsid w:val="00DE22FE"/>
    <w:rsid w:val="00DE796F"/>
    <w:rsid w:val="00DF104D"/>
    <w:rsid w:val="00DF442E"/>
    <w:rsid w:val="00DF59FE"/>
    <w:rsid w:val="00E01BCC"/>
    <w:rsid w:val="00E06182"/>
    <w:rsid w:val="00E07847"/>
    <w:rsid w:val="00E10AAE"/>
    <w:rsid w:val="00E16FE5"/>
    <w:rsid w:val="00E24E0F"/>
    <w:rsid w:val="00E27B5C"/>
    <w:rsid w:val="00E32428"/>
    <w:rsid w:val="00E337DE"/>
    <w:rsid w:val="00E46A61"/>
    <w:rsid w:val="00E46D17"/>
    <w:rsid w:val="00E55F56"/>
    <w:rsid w:val="00E60839"/>
    <w:rsid w:val="00E7021A"/>
    <w:rsid w:val="00E71E89"/>
    <w:rsid w:val="00E74B9B"/>
    <w:rsid w:val="00E75FB4"/>
    <w:rsid w:val="00E775A9"/>
    <w:rsid w:val="00E83C50"/>
    <w:rsid w:val="00E86203"/>
    <w:rsid w:val="00E904AE"/>
    <w:rsid w:val="00E90C86"/>
    <w:rsid w:val="00E91D7A"/>
    <w:rsid w:val="00E92016"/>
    <w:rsid w:val="00EA0B80"/>
    <w:rsid w:val="00EA1217"/>
    <w:rsid w:val="00EC3454"/>
    <w:rsid w:val="00EC7764"/>
    <w:rsid w:val="00ED1799"/>
    <w:rsid w:val="00ED42AF"/>
    <w:rsid w:val="00EE2437"/>
    <w:rsid w:val="00EF3EC4"/>
    <w:rsid w:val="00EF4714"/>
    <w:rsid w:val="00F11F93"/>
    <w:rsid w:val="00F12016"/>
    <w:rsid w:val="00F13478"/>
    <w:rsid w:val="00F1422C"/>
    <w:rsid w:val="00F16F40"/>
    <w:rsid w:val="00F17AE8"/>
    <w:rsid w:val="00F25E6B"/>
    <w:rsid w:val="00F307AB"/>
    <w:rsid w:val="00F315D8"/>
    <w:rsid w:val="00F334B4"/>
    <w:rsid w:val="00F405E0"/>
    <w:rsid w:val="00F425E7"/>
    <w:rsid w:val="00F47221"/>
    <w:rsid w:val="00F5057A"/>
    <w:rsid w:val="00F51AEF"/>
    <w:rsid w:val="00F544DE"/>
    <w:rsid w:val="00F55B19"/>
    <w:rsid w:val="00F626E1"/>
    <w:rsid w:val="00F659C0"/>
    <w:rsid w:val="00F7042A"/>
    <w:rsid w:val="00F751E6"/>
    <w:rsid w:val="00F77208"/>
    <w:rsid w:val="00F84352"/>
    <w:rsid w:val="00F87107"/>
    <w:rsid w:val="00F91259"/>
    <w:rsid w:val="00FA28D1"/>
    <w:rsid w:val="00FA38FA"/>
    <w:rsid w:val="00FA5BB7"/>
    <w:rsid w:val="00FA698F"/>
    <w:rsid w:val="00FB0521"/>
    <w:rsid w:val="00FB33D7"/>
    <w:rsid w:val="00FB3DC9"/>
    <w:rsid w:val="00FB53CB"/>
    <w:rsid w:val="00FC2C43"/>
    <w:rsid w:val="00FC654E"/>
    <w:rsid w:val="00FC787D"/>
    <w:rsid w:val="00FD1844"/>
    <w:rsid w:val="00FD7A86"/>
    <w:rsid w:val="00FE0C54"/>
    <w:rsid w:val="00FE2CF4"/>
    <w:rsid w:val="00FE67F9"/>
    <w:rsid w:val="00FE6C2C"/>
    <w:rsid w:val="00FF1468"/>
    <w:rsid w:val="00FF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HAnsi" w:hAnsi="Calibri" w:cstheme="minorBidi"/>
        <w:sz w:val="22"/>
        <w:szCs w:val="22"/>
        <w:lang w:val="en-GB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DHTBodyText"/>
    <w:link w:val="Heading1Char"/>
    <w:uiPriority w:val="9"/>
    <w:qFormat/>
    <w:rsid w:val="001E2C1D"/>
    <w:pPr>
      <w:keepNext/>
      <w:keepLines/>
      <w:numPr>
        <w:numId w:val="32"/>
      </w:numPr>
      <w:spacing w:before="360" w:after="240"/>
      <w:outlineLvl w:val="0"/>
    </w:pPr>
    <w:rPr>
      <w:rFonts w:eastAsiaTheme="majorEastAsia" w:cstheme="majorBidi"/>
      <w:b/>
      <w:bCs/>
      <w:color w:val="4A66AC" w:themeColor="accent4"/>
      <w:sz w:val="32"/>
      <w:szCs w:val="28"/>
    </w:rPr>
  </w:style>
  <w:style w:type="paragraph" w:styleId="Heading2">
    <w:name w:val="heading 2"/>
    <w:basedOn w:val="Normal"/>
    <w:next w:val="NDHTBodyText"/>
    <w:link w:val="Heading2Char"/>
    <w:uiPriority w:val="9"/>
    <w:unhideWhenUsed/>
    <w:qFormat/>
    <w:rsid w:val="00092110"/>
    <w:pPr>
      <w:keepNext/>
      <w:keepLines/>
      <w:spacing w:before="240" w:after="240"/>
      <w:ind w:left="737"/>
      <w:outlineLvl w:val="1"/>
    </w:pPr>
    <w:rPr>
      <w:rFonts w:eastAsiaTheme="majorEastAsia" w:cstheme="majorBidi"/>
      <w:b/>
      <w:bCs/>
      <w:color w:val="4A66AC" w:themeColor="accent4"/>
      <w:sz w:val="28"/>
      <w:szCs w:val="26"/>
    </w:rPr>
  </w:style>
  <w:style w:type="paragraph" w:styleId="Heading3">
    <w:name w:val="heading 3"/>
    <w:basedOn w:val="Normal"/>
    <w:next w:val="NDHTBodyText"/>
    <w:link w:val="Heading3Char"/>
    <w:uiPriority w:val="9"/>
    <w:unhideWhenUsed/>
    <w:qFormat/>
    <w:rsid w:val="001E2C1D"/>
    <w:pPr>
      <w:keepNext/>
      <w:keepLines/>
      <w:spacing w:before="240" w:after="240"/>
      <w:ind w:left="737"/>
      <w:outlineLvl w:val="2"/>
    </w:pPr>
    <w:rPr>
      <w:rFonts w:eastAsiaTheme="majorEastAsia" w:cstheme="majorBidi"/>
      <w:b/>
      <w:bCs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7720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629DD1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83E87"/>
    <w:pPr>
      <w:pBdr>
        <w:bottom w:val="single" w:sz="8" w:space="4" w:color="629DD1" w:themeColor="accent1"/>
      </w:pBdr>
      <w:spacing w:after="300"/>
      <w:contextualSpacing/>
    </w:pPr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83E87"/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nhideWhenUsed/>
    <w:rsid w:val="00C83E8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83E87"/>
  </w:style>
  <w:style w:type="paragraph" w:styleId="Footer">
    <w:name w:val="footer"/>
    <w:basedOn w:val="Normal"/>
    <w:link w:val="FooterChar"/>
    <w:uiPriority w:val="99"/>
    <w:unhideWhenUsed/>
    <w:rsid w:val="00C83E8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83E87"/>
  </w:style>
  <w:style w:type="paragraph" w:styleId="ListParagraph">
    <w:name w:val="List Paragraph"/>
    <w:basedOn w:val="Normal"/>
    <w:link w:val="ListParagraphChar"/>
    <w:uiPriority w:val="34"/>
    <w:qFormat/>
    <w:rsid w:val="000805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7BE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BE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B1EB4"/>
    <w:rPr>
      <w:color w:val="9454C3" w:themeColor="hyperlink"/>
      <w:u w:val="single"/>
    </w:rPr>
  </w:style>
  <w:style w:type="table" w:styleId="TableGrid">
    <w:name w:val="Table Grid"/>
    <w:basedOn w:val="TableNormal"/>
    <w:uiPriority w:val="59"/>
    <w:rsid w:val="003835D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F1C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1C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1CE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1CE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1CEB"/>
    <w:rPr>
      <w:b/>
      <w:bCs/>
      <w:sz w:val="20"/>
      <w:szCs w:val="20"/>
    </w:rPr>
  </w:style>
  <w:style w:type="paragraph" w:customStyle="1" w:styleId="NDHTTitle">
    <w:name w:val="NDHT Title"/>
    <w:basedOn w:val="Normal"/>
    <w:next w:val="Heading1"/>
    <w:link w:val="NDHTTitleChar"/>
    <w:qFormat/>
    <w:rsid w:val="00287CD1"/>
    <w:pPr>
      <w:pBdr>
        <w:bottom w:val="single" w:sz="18" w:space="1" w:color="4A66AC" w:themeColor="accent4"/>
      </w:pBdr>
    </w:pPr>
    <w:rPr>
      <w:color w:val="4A66AC" w:themeColor="accent4"/>
      <w:sz w:val="56"/>
      <w:szCs w:val="28"/>
    </w:rPr>
  </w:style>
  <w:style w:type="paragraph" w:customStyle="1" w:styleId="NDHTIntroBox">
    <w:name w:val="NDHT Intro Box"/>
    <w:basedOn w:val="Normal"/>
    <w:link w:val="NDHTIntroBoxChar"/>
    <w:qFormat/>
    <w:rsid w:val="00065EEA"/>
    <w:pPr>
      <w:pBdr>
        <w:top w:val="single" w:sz="24" w:space="1" w:color="4A66AC" w:themeColor="accent4" w:shadow="1"/>
        <w:left w:val="single" w:sz="24" w:space="0" w:color="4A66AC" w:themeColor="accent4" w:shadow="1"/>
        <w:bottom w:val="single" w:sz="24" w:space="1" w:color="4A66AC" w:themeColor="accent4" w:shadow="1"/>
        <w:right w:val="single" w:sz="24" w:space="4" w:color="4A66AC" w:themeColor="accent4" w:shadow="1"/>
      </w:pBdr>
      <w:jc w:val="both"/>
    </w:pPr>
    <w:rPr>
      <w:sz w:val="32"/>
      <w:szCs w:val="28"/>
    </w:rPr>
  </w:style>
  <w:style w:type="character" w:customStyle="1" w:styleId="NDHTTitleChar">
    <w:name w:val="NDHT Title Char"/>
    <w:basedOn w:val="DefaultParagraphFont"/>
    <w:link w:val="NDHTTitle"/>
    <w:rsid w:val="00287CD1"/>
    <w:rPr>
      <w:color w:val="4A66AC" w:themeColor="accent4"/>
      <w:sz w:val="56"/>
      <w:szCs w:val="28"/>
    </w:rPr>
  </w:style>
  <w:style w:type="paragraph" w:customStyle="1" w:styleId="NDHTHeaderText">
    <w:name w:val="NDHT Header Text"/>
    <w:basedOn w:val="Header"/>
    <w:link w:val="NDHTHeaderTextChar"/>
    <w:qFormat/>
    <w:rsid w:val="00CB7D13"/>
    <w:pPr>
      <w:tabs>
        <w:tab w:val="clear" w:pos="9026"/>
        <w:tab w:val="right" w:pos="9356"/>
        <w:tab w:val="right" w:pos="13750"/>
      </w:tabs>
    </w:pPr>
    <w:rPr>
      <w:sz w:val="16"/>
      <w:szCs w:val="16"/>
    </w:rPr>
  </w:style>
  <w:style w:type="character" w:customStyle="1" w:styleId="NDHTIntroBoxChar">
    <w:name w:val="NDHT Intro Box Char"/>
    <w:basedOn w:val="DefaultParagraphFont"/>
    <w:link w:val="NDHTIntroBox"/>
    <w:rsid w:val="00065EEA"/>
    <w:rPr>
      <w:sz w:val="32"/>
      <w:szCs w:val="28"/>
    </w:rPr>
  </w:style>
  <w:style w:type="paragraph" w:styleId="Revision">
    <w:name w:val="Revision"/>
    <w:hidden/>
    <w:uiPriority w:val="99"/>
    <w:semiHidden/>
    <w:rsid w:val="00CB7D13"/>
    <w:pPr>
      <w:spacing w:after="0"/>
    </w:pPr>
  </w:style>
  <w:style w:type="character" w:customStyle="1" w:styleId="NDHTHeaderTextChar">
    <w:name w:val="NDHT Header Text Char"/>
    <w:basedOn w:val="HeaderChar"/>
    <w:link w:val="NDHTHeaderText"/>
    <w:rsid w:val="00CB7D13"/>
    <w:rPr>
      <w:sz w:val="16"/>
      <w:szCs w:val="16"/>
    </w:rPr>
  </w:style>
  <w:style w:type="paragraph" w:customStyle="1" w:styleId="NDHTFooterText">
    <w:name w:val="NDHT Footer Text"/>
    <w:basedOn w:val="Footer"/>
    <w:link w:val="NDHTFooterTextChar"/>
    <w:qFormat/>
    <w:rsid w:val="00CB7D13"/>
    <w:pPr>
      <w:tabs>
        <w:tab w:val="clear" w:pos="9026"/>
        <w:tab w:val="right" w:pos="9356"/>
        <w:tab w:val="right" w:pos="13750"/>
      </w:tabs>
    </w:pPr>
    <w:rPr>
      <w:sz w:val="16"/>
    </w:rPr>
  </w:style>
  <w:style w:type="paragraph" w:customStyle="1" w:styleId="NDHTHeading1">
    <w:name w:val="NDHT Heading 1"/>
    <w:basedOn w:val="ListParagraph"/>
    <w:link w:val="NDHTHeading1Char"/>
    <w:rsid w:val="007752EC"/>
    <w:pPr>
      <w:keepNext/>
      <w:numPr>
        <w:numId w:val="6"/>
      </w:numPr>
      <w:spacing w:before="360" w:after="240"/>
    </w:pPr>
    <w:rPr>
      <w:b/>
      <w:color w:val="4A66AC" w:themeColor="accent4"/>
      <w:sz w:val="32"/>
    </w:rPr>
  </w:style>
  <w:style w:type="character" w:customStyle="1" w:styleId="NDHTFooterTextChar">
    <w:name w:val="NDHT Footer Text Char"/>
    <w:basedOn w:val="FooterChar"/>
    <w:link w:val="NDHTFooterText"/>
    <w:rsid w:val="00CB7D13"/>
    <w:rPr>
      <w:sz w:val="16"/>
    </w:rPr>
  </w:style>
  <w:style w:type="paragraph" w:customStyle="1" w:styleId="NDHTBodyText">
    <w:name w:val="NDHT Body Text"/>
    <w:basedOn w:val="Normal"/>
    <w:link w:val="NDHTBodyTextChar"/>
    <w:qFormat/>
    <w:rsid w:val="00092110"/>
    <w:pPr>
      <w:keepLines/>
      <w:numPr>
        <w:ilvl w:val="1"/>
        <w:numId w:val="32"/>
      </w:numPr>
      <w:spacing w:after="240"/>
    </w:pPr>
    <w:rPr>
      <w:sz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21F8B"/>
  </w:style>
  <w:style w:type="character" w:customStyle="1" w:styleId="NDHTHeading1Char">
    <w:name w:val="NDHT Heading 1 Char"/>
    <w:basedOn w:val="ListParagraphChar"/>
    <w:link w:val="NDHTHeading1"/>
    <w:rsid w:val="007752EC"/>
    <w:rPr>
      <w:b/>
      <w:color w:val="4A66AC" w:themeColor="accent4"/>
      <w:sz w:val="32"/>
    </w:rPr>
  </w:style>
  <w:style w:type="paragraph" w:customStyle="1" w:styleId="NDHTHeading2">
    <w:name w:val="NDHT Heading 2"/>
    <w:basedOn w:val="ListParagraph"/>
    <w:link w:val="NDHTHeading2Char"/>
    <w:rsid w:val="008F5201"/>
    <w:pPr>
      <w:keepNext/>
      <w:keepLines/>
      <w:spacing w:before="240" w:after="240"/>
      <w:ind w:left="737"/>
    </w:pPr>
    <w:rPr>
      <w:b/>
      <w:color w:val="4A66AC" w:themeColor="accent4"/>
      <w:sz w:val="26"/>
      <w:szCs w:val="28"/>
    </w:rPr>
  </w:style>
  <w:style w:type="character" w:customStyle="1" w:styleId="NDHTBodyTextChar">
    <w:name w:val="NDHT Body Text Char"/>
    <w:basedOn w:val="DefaultParagraphFont"/>
    <w:link w:val="NDHTBodyText"/>
    <w:rsid w:val="00092110"/>
    <w:rPr>
      <w:sz w:val="24"/>
    </w:rPr>
  </w:style>
  <w:style w:type="paragraph" w:customStyle="1" w:styleId="NDHTBullet1">
    <w:name w:val="NDHT Bullet 1"/>
    <w:basedOn w:val="ListParagraph"/>
    <w:link w:val="NDHTBullet1Char"/>
    <w:qFormat/>
    <w:rsid w:val="00092110"/>
    <w:pPr>
      <w:keepLines/>
      <w:numPr>
        <w:numId w:val="2"/>
      </w:numPr>
    </w:pPr>
    <w:rPr>
      <w:sz w:val="24"/>
    </w:rPr>
  </w:style>
  <w:style w:type="character" w:customStyle="1" w:styleId="NDHTHeading2Char">
    <w:name w:val="NDHT Heading 2 Char"/>
    <w:basedOn w:val="ListParagraphChar"/>
    <w:link w:val="NDHTHeading2"/>
    <w:rsid w:val="008F5201"/>
    <w:rPr>
      <w:rFonts w:ascii="Calibri" w:hAnsi="Calibri"/>
      <w:b/>
      <w:color w:val="4A66AC" w:themeColor="accent4"/>
      <w:sz w:val="26"/>
      <w:szCs w:val="28"/>
    </w:rPr>
  </w:style>
  <w:style w:type="paragraph" w:customStyle="1" w:styleId="NDHTBullet2">
    <w:name w:val="NDHT Bullet 2"/>
    <w:basedOn w:val="ListParagraph"/>
    <w:link w:val="NDHTBullet2Char"/>
    <w:qFormat/>
    <w:rsid w:val="00092110"/>
    <w:pPr>
      <w:numPr>
        <w:ilvl w:val="1"/>
        <w:numId w:val="2"/>
      </w:numPr>
    </w:pPr>
    <w:rPr>
      <w:sz w:val="24"/>
    </w:rPr>
  </w:style>
  <w:style w:type="character" w:customStyle="1" w:styleId="NDHTBullet1Char">
    <w:name w:val="NDHT Bullet 1 Char"/>
    <w:basedOn w:val="ListParagraphChar"/>
    <w:link w:val="NDHTBullet1"/>
    <w:rsid w:val="00092110"/>
    <w:rPr>
      <w:sz w:val="24"/>
    </w:rPr>
  </w:style>
  <w:style w:type="paragraph" w:customStyle="1" w:styleId="NDHTBullet3">
    <w:name w:val="NDHT Bullet 3"/>
    <w:basedOn w:val="NDHTBullet1"/>
    <w:link w:val="NDHTBullet3Char"/>
    <w:qFormat/>
    <w:rsid w:val="00D958AD"/>
    <w:pPr>
      <w:numPr>
        <w:ilvl w:val="2"/>
      </w:numPr>
    </w:pPr>
  </w:style>
  <w:style w:type="character" w:customStyle="1" w:styleId="NDHTBullet2Char">
    <w:name w:val="NDHT Bullet 2 Char"/>
    <w:basedOn w:val="ListParagraphChar"/>
    <w:link w:val="NDHTBullet2"/>
    <w:rsid w:val="00092110"/>
    <w:rPr>
      <w:sz w:val="24"/>
    </w:rPr>
  </w:style>
  <w:style w:type="paragraph" w:customStyle="1" w:styleId="NDHTSub-header">
    <w:name w:val="NDHT Sub-header"/>
    <w:basedOn w:val="Normal"/>
    <w:link w:val="NDHTSub-headerChar"/>
    <w:qFormat/>
    <w:rsid w:val="007831FD"/>
    <w:pPr>
      <w:keepNext/>
      <w:ind w:left="737"/>
    </w:pPr>
    <w:rPr>
      <w:b/>
      <w:sz w:val="24"/>
    </w:rPr>
  </w:style>
  <w:style w:type="character" w:customStyle="1" w:styleId="NDHTBullet3Char">
    <w:name w:val="NDHT Bullet 3 Char"/>
    <w:basedOn w:val="NDHTBullet1Char"/>
    <w:link w:val="NDHTBullet3"/>
    <w:rsid w:val="00D958AD"/>
    <w:rPr>
      <w:rFonts w:ascii="Calibri" w:hAnsi="Calibri"/>
      <w:sz w:val="24"/>
    </w:rPr>
  </w:style>
  <w:style w:type="character" w:styleId="BookTitle">
    <w:name w:val="Book Title"/>
    <w:basedOn w:val="DefaultParagraphFont"/>
    <w:uiPriority w:val="33"/>
    <w:rsid w:val="00E71E89"/>
    <w:rPr>
      <w:b/>
      <w:bCs/>
      <w:smallCaps/>
      <w:spacing w:val="5"/>
    </w:rPr>
  </w:style>
  <w:style w:type="character" w:customStyle="1" w:styleId="NDHTSub-headerChar">
    <w:name w:val="NDHT Sub-header Char"/>
    <w:basedOn w:val="DefaultParagraphFont"/>
    <w:link w:val="NDHTSub-header"/>
    <w:rsid w:val="007831FD"/>
    <w:rPr>
      <w:rFonts w:ascii="Calibri" w:hAnsi="Calibri"/>
      <w:b/>
      <w:sz w:val="24"/>
    </w:rPr>
  </w:style>
  <w:style w:type="character" w:styleId="IntenseReference">
    <w:name w:val="Intense Reference"/>
    <w:basedOn w:val="DefaultParagraphFont"/>
    <w:uiPriority w:val="32"/>
    <w:rsid w:val="00E71E89"/>
    <w:rPr>
      <w:b/>
      <w:bCs/>
      <w:smallCaps/>
      <w:color w:val="297FD5" w:themeColor="accent2"/>
      <w:spacing w:val="5"/>
      <w:u w:val="single"/>
    </w:rPr>
  </w:style>
  <w:style w:type="paragraph" w:customStyle="1" w:styleId="NDHTReference">
    <w:name w:val="NDHT Reference"/>
    <w:basedOn w:val="Normal"/>
    <w:link w:val="NDHTReferenceChar"/>
    <w:qFormat/>
    <w:rsid w:val="007752EC"/>
    <w:pPr>
      <w:ind w:left="737"/>
    </w:pPr>
    <w:rPr>
      <w:sz w:val="16"/>
      <w:szCs w:val="20"/>
    </w:rPr>
  </w:style>
  <w:style w:type="paragraph" w:customStyle="1" w:styleId="NDHTFigureandTablelabel">
    <w:name w:val="NDHT Figure and Table label"/>
    <w:basedOn w:val="NDHTReference"/>
    <w:link w:val="NDHTFigureandTablelabelChar"/>
    <w:qFormat/>
    <w:rsid w:val="007831FD"/>
    <w:pPr>
      <w:keepNext/>
    </w:pPr>
    <w:rPr>
      <w:color w:val="4A66AC" w:themeColor="accent4"/>
    </w:rPr>
  </w:style>
  <w:style w:type="character" w:customStyle="1" w:styleId="NDHTReferenceChar">
    <w:name w:val="NDHT Reference Char"/>
    <w:basedOn w:val="DefaultParagraphFont"/>
    <w:link w:val="NDHTReference"/>
    <w:rsid w:val="007752EC"/>
    <w:rPr>
      <w:sz w:val="16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7752EC"/>
    <w:pPr>
      <w:keepNext/>
      <w:ind w:left="737"/>
    </w:pPr>
    <w:rPr>
      <w:b/>
      <w:bCs/>
      <w:color w:val="4A66AC" w:themeColor="accent4"/>
      <w:sz w:val="18"/>
      <w:szCs w:val="18"/>
    </w:rPr>
  </w:style>
  <w:style w:type="character" w:customStyle="1" w:styleId="NDHTFigureandTablelabelChar">
    <w:name w:val="NDHT Figure and Table label Char"/>
    <w:basedOn w:val="NDHTReferenceChar"/>
    <w:link w:val="NDHTFigureandTablelabel"/>
    <w:rsid w:val="007831FD"/>
    <w:rPr>
      <w:color w:val="4A66AC" w:themeColor="accent4"/>
      <w:sz w:val="16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E2C1D"/>
    <w:rPr>
      <w:rFonts w:eastAsiaTheme="majorEastAsia" w:cstheme="majorBidi"/>
      <w:b/>
      <w:bCs/>
      <w:color w:val="4A66AC" w:themeColor="accent4"/>
      <w:sz w:val="32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873DB"/>
    <w:pPr>
      <w:spacing w:line="276" w:lineRule="auto"/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EF3EC4"/>
    <w:pPr>
      <w:tabs>
        <w:tab w:val="right" w:leader="dot" w:pos="9016"/>
      </w:tabs>
      <w:spacing w:after="40"/>
      <w:ind w:left="454"/>
    </w:pPr>
    <w:rPr>
      <w:rFonts w:eastAsiaTheme="minorEastAsia"/>
      <w:noProof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937E15"/>
    <w:pPr>
      <w:tabs>
        <w:tab w:val="left" w:pos="440"/>
        <w:tab w:val="right" w:leader="dot" w:pos="9016"/>
      </w:tabs>
      <w:spacing w:after="60"/>
    </w:pPr>
    <w:rPr>
      <w:rFonts w:eastAsiaTheme="minorEastAsia"/>
      <w:b/>
      <w:lang w:val="en-US" w:eastAsia="ja-JP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B873DB"/>
    <w:pPr>
      <w:spacing w:after="100" w:line="276" w:lineRule="auto"/>
      <w:ind w:left="440"/>
    </w:pPr>
    <w:rPr>
      <w:rFonts w:eastAsiaTheme="minorEastAsia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092110"/>
    <w:rPr>
      <w:rFonts w:eastAsiaTheme="majorEastAsia" w:cstheme="majorBidi"/>
      <w:b/>
      <w:bCs/>
      <w:color w:val="4A66AC" w:themeColor="accent4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E2C1D"/>
    <w:rPr>
      <w:rFonts w:eastAsiaTheme="majorEastAsia" w:cstheme="majorBidi"/>
      <w:b/>
      <w:bCs/>
      <w:color w:val="000000" w:themeColor="text1"/>
      <w:sz w:val="24"/>
    </w:rPr>
  </w:style>
  <w:style w:type="paragraph" w:customStyle="1" w:styleId="NDHTAppendix">
    <w:name w:val="NDHT Appendix"/>
    <w:basedOn w:val="Normal"/>
    <w:next w:val="Normal"/>
    <w:link w:val="NDHTAppendixChar"/>
    <w:qFormat/>
    <w:rsid w:val="00236636"/>
    <w:pPr>
      <w:tabs>
        <w:tab w:val="left" w:pos="426"/>
      </w:tabs>
      <w:spacing w:before="120" w:after="360"/>
      <w:jc w:val="center"/>
    </w:pPr>
    <w:rPr>
      <w:b/>
      <w:caps/>
      <w:color w:val="4A66AC" w:themeColor="accent4"/>
      <w:sz w:val="32"/>
    </w:rPr>
  </w:style>
  <w:style w:type="character" w:customStyle="1" w:styleId="NDHTAppendixChar">
    <w:name w:val="NDHT Appendix Char"/>
    <w:basedOn w:val="DefaultParagraphFont"/>
    <w:link w:val="NDHTAppendix"/>
    <w:rsid w:val="00236636"/>
    <w:rPr>
      <w:b/>
      <w:caps/>
      <w:color w:val="4A66AC" w:themeColor="accent4"/>
      <w:sz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745CCF"/>
    <w:rPr>
      <w:color w:val="3EBBF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208"/>
    <w:rPr>
      <w:rFonts w:asciiTheme="majorHAnsi" w:eastAsiaTheme="majorEastAsia" w:hAnsiTheme="majorHAnsi" w:cstheme="majorBidi"/>
      <w:b/>
      <w:bCs/>
      <w:i/>
      <w:iCs/>
      <w:color w:val="629DD1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HAnsi" w:hAnsi="Calibri" w:cstheme="minorBidi"/>
        <w:sz w:val="22"/>
        <w:szCs w:val="22"/>
        <w:lang w:val="en-GB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DHTBodyText"/>
    <w:link w:val="Heading1Char"/>
    <w:uiPriority w:val="9"/>
    <w:qFormat/>
    <w:rsid w:val="001E2C1D"/>
    <w:pPr>
      <w:keepNext/>
      <w:keepLines/>
      <w:numPr>
        <w:numId w:val="32"/>
      </w:numPr>
      <w:spacing w:before="360" w:after="240"/>
      <w:outlineLvl w:val="0"/>
    </w:pPr>
    <w:rPr>
      <w:rFonts w:eastAsiaTheme="majorEastAsia" w:cstheme="majorBidi"/>
      <w:b/>
      <w:bCs/>
      <w:color w:val="4A66AC" w:themeColor="accent4"/>
      <w:sz w:val="32"/>
      <w:szCs w:val="28"/>
    </w:rPr>
  </w:style>
  <w:style w:type="paragraph" w:styleId="Heading2">
    <w:name w:val="heading 2"/>
    <w:basedOn w:val="Normal"/>
    <w:next w:val="NDHTBodyText"/>
    <w:link w:val="Heading2Char"/>
    <w:uiPriority w:val="9"/>
    <w:unhideWhenUsed/>
    <w:qFormat/>
    <w:rsid w:val="00092110"/>
    <w:pPr>
      <w:keepNext/>
      <w:keepLines/>
      <w:spacing w:before="240" w:after="240"/>
      <w:ind w:left="737"/>
      <w:outlineLvl w:val="1"/>
    </w:pPr>
    <w:rPr>
      <w:rFonts w:eastAsiaTheme="majorEastAsia" w:cstheme="majorBidi"/>
      <w:b/>
      <w:bCs/>
      <w:color w:val="4A66AC" w:themeColor="accent4"/>
      <w:sz w:val="28"/>
      <w:szCs w:val="26"/>
    </w:rPr>
  </w:style>
  <w:style w:type="paragraph" w:styleId="Heading3">
    <w:name w:val="heading 3"/>
    <w:basedOn w:val="Normal"/>
    <w:next w:val="NDHTBodyText"/>
    <w:link w:val="Heading3Char"/>
    <w:uiPriority w:val="9"/>
    <w:unhideWhenUsed/>
    <w:qFormat/>
    <w:rsid w:val="001E2C1D"/>
    <w:pPr>
      <w:keepNext/>
      <w:keepLines/>
      <w:spacing w:before="240" w:after="240"/>
      <w:ind w:left="737"/>
      <w:outlineLvl w:val="2"/>
    </w:pPr>
    <w:rPr>
      <w:rFonts w:eastAsiaTheme="majorEastAsia" w:cstheme="majorBidi"/>
      <w:b/>
      <w:bCs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7720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629DD1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83E87"/>
    <w:pPr>
      <w:pBdr>
        <w:bottom w:val="single" w:sz="8" w:space="4" w:color="629DD1" w:themeColor="accent1"/>
      </w:pBdr>
      <w:spacing w:after="300"/>
      <w:contextualSpacing/>
    </w:pPr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83E87"/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nhideWhenUsed/>
    <w:rsid w:val="00C83E8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83E87"/>
  </w:style>
  <w:style w:type="paragraph" w:styleId="Footer">
    <w:name w:val="footer"/>
    <w:basedOn w:val="Normal"/>
    <w:link w:val="FooterChar"/>
    <w:uiPriority w:val="99"/>
    <w:unhideWhenUsed/>
    <w:rsid w:val="00C83E8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83E87"/>
  </w:style>
  <w:style w:type="paragraph" w:styleId="ListParagraph">
    <w:name w:val="List Paragraph"/>
    <w:basedOn w:val="Normal"/>
    <w:link w:val="ListParagraphChar"/>
    <w:uiPriority w:val="34"/>
    <w:qFormat/>
    <w:rsid w:val="000805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7BE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BE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B1EB4"/>
    <w:rPr>
      <w:color w:val="9454C3" w:themeColor="hyperlink"/>
      <w:u w:val="single"/>
    </w:rPr>
  </w:style>
  <w:style w:type="table" w:styleId="TableGrid">
    <w:name w:val="Table Grid"/>
    <w:basedOn w:val="TableNormal"/>
    <w:uiPriority w:val="59"/>
    <w:rsid w:val="003835D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F1C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1C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1CE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1CE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1CEB"/>
    <w:rPr>
      <w:b/>
      <w:bCs/>
      <w:sz w:val="20"/>
      <w:szCs w:val="20"/>
    </w:rPr>
  </w:style>
  <w:style w:type="paragraph" w:customStyle="1" w:styleId="NDHTTitle">
    <w:name w:val="NDHT Title"/>
    <w:basedOn w:val="Normal"/>
    <w:next w:val="Heading1"/>
    <w:link w:val="NDHTTitleChar"/>
    <w:qFormat/>
    <w:rsid w:val="00287CD1"/>
    <w:pPr>
      <w:pBdr>
        <w:bottom w:val="single" w:sz="18" w:space="1" w:color="4A66AC" w:themeColor="accent4"/>
      </w:pBdr>
    </w:pPr>
    <w:rPr>
      <w:color w:val="4A66AC" w:themeColor="accent4"/>
      <w:sz w:val="56"/>
      <w:szCs w:val="28"/>
    </w:rPr>
  </w:style>
  <w:style w:type="paragraph" w:customStyle="1" w:styleId="NDHTIntroBox">
    <w:name w:val="NDHT Intro Box"/>
    <w:basedOn w:val="Normal"/>
    <w:link w:val="NDHTIntroBoxChar"/>
    <w:qFormat/>
    <w:rsid w:val="00065EEA"/>
    <w:pPr>
      <w:pBdr>
        <w:top w:val="single" w:sz="24" w:space="1" w:color="4A66AC" w:themeColor="accent4" w:shadow="1"/>
        <w:left w:val="single" w:sz="24" w:space="0" w:color="4A66AC" w:themeColor="accent4" w:shadow="1"/>
        <w:bottom w:val="single" w:sz="24" w:space="1" w:color="4A66AC" w:themeColor="accent4" w:shadow="1"/>
        <w:right w:val="single" w:sz="24" w:space="4" w:color="4A66AC" w:themeColor="accent4" w:shadow="1"/>
      </w:pBdr>
      <w:jc w:val="both"/>
    </w:pPr>
    <w:rPr>
      <w:sz w:val="32"/>
      <w:szCs w:val="28"/>
    </w:rPr>
  </w:style>
  <w:style w:type="character" w:customStyle="1" w:styleId="NDHTTitleChar">
    <w:name w:val="NDHT Title Char"/>
    <w:basedOn w:val="DefaultParagraphFont"/>
    <w:link w:val="NDHTTitle"/>
    <w:rsid w:val="00287CD1"/>
    <w:rPr>
      <w:color w:val="4A66AC" w:themeColor="accent4"/>
      <w:sz w:val="56"/>
      <w:szCs w:val="28"/>
    </w:rPr>
  </w:style>
  <w:style w:type="paragraph" w:customStyle="1" w:styleId="NDHTHeaderText">
    <w:name w:val="NDHT Header Text"/>
    <w:basedOn w:val="Header"/>
    <w:link w:val="NDHTHeaderTextChar"/>
    <w:qFormat/>
    <w:rsid w:val="00CB7D13"/>
    <w:pPr>
      <w:tabs>
        <w:tab w:val="clear" w:pos="9026"/>
        <w:tab w:val="right" w:pos="9356"/>
        <w:tab w:val="right" w:pos="13750"/>
      </w:tabs>
    </w:pPr>
    <w:rPr>
      <w:sz w:val="16"/>
      <w:szCs w:val="16"/>
    </w:rPr>
  </w:style>
  <w:style w:type="character" w:customStyle="1" w:styleId="NDHTIntroBoxChar">
    <w:name w:val="NDHT Intro Box Char"/>
    <w:basedOn w:val="DefaultParagraphFont"/>
    <w:link w:val="NDHTIntroBox"/>
    <w:rsid w:val="00065EEA"/>
    <w:rPr>
      <w:sz w:val="32"/>
      <w:szCs w:val="28"/>
    </w:rPr>
  </w:style>
  <w:style w:type="paragraph" w:styleId="Revision">
    <w:name w:val="Revision"/>
    <w:hidden/>
    <w:uiPriority w:val="99"/>
    <w:semiHidden/>
    <w:rsid w:val="00CB7D13"/>
    <w:pPr>
      <w:spacing w:after="0"/>
    </w:pPr>
  </w:style>
  <w:style w:type="character" w:customStyle="1" w:styleId="NDHTHeaderTextChar">
    <w:name w:val="NDHT Header Text Char"/>
    <w:basedOn w:val="HeaderChar"/>
    <w:link w:val="NDHTHeaderText"/>
    <w:rsid w:val="00CB7D13"/>
    <w:rPr>
      <w:sz w:val="16"/>
      <w:szCs w:val="16"/>
    </w:rPr>
  </w:style>
  <w:style w:type="paragraph" w:customStyle="1" w:styleId="NDHTFooterText">
    <w:name w:val="NDHT Footer Text"/>
    <w:basedOn w:val="Footer"/>
    <w:link w:val="NDHTFooterTextChar"/>
    <w:qFormat/>
    <w:rsid w:val="00CB7D13"/>
    <w:pPr>
      <w:tabs>
        <w:tab w:val="clear" w:pos="9026"/>
        <w:tab w:val="right" w:pos="9356"/>
        <w:tab w:val="right" w:pos="13750"/>
      </w:tabs>
    </w:pPr>
    <w:rPr>
      <w:sz w:val="16"/>
    </w:rPr>
  </w:style>
  <w:style w:type="paragraph" w:customStyle="1" w:styleId="NDHTHeading1">
    <w:name w:val="NDHT Heading 1"/>
    <w:basedOn w:val="ListParagraph"/>
    <w:link w:val="NDHTHeading1Char"/>
    <w:rsid w:val="007752EC"/>
    <w:pPr>
      <w:keepNext/>
      <w:numPr>
        <w:numId w:val="6"/>
      </w:numPr>
      <w:spacing w:before="360" w:after="240"/>
    </w:pPr>
    <w:rPr>
      <w:b/>
      <w:color w:val="4A66AC" w:themeColor="accent4"/>
      <w:sz w:val="32"/>
    </w:rPr>
  </w:style>
  <w:style w:type="character" w:customStyle="1" w:styleId="NDHTFooterTextChar">
    <w:name w:val="NDHT Footer Text Char"/>
    <w:basedOn w:val="FooterChar"/>
    <w:link w:val="NDHTFooterText"/>
    <w:rsid w:val="00CB7D13"/>
    <w:rPr>
      <w:sz w:val="16"/>
    </w:rPr>
  </w:style>
  <w:style w:type="paragraph" w:customStyle="1" w:styleId="NDHTBodyText">
    <w:name w:val="NDHT Body Text"/>
    <w:basedOn w:val="Normal"/>
    <w:link w:val="NDHTBodyTextChar"/>
    <w:qFormat/>
    <w:rsid w:val="00092110"/>
    <w:pPr>
      <w:keepLines/>
      <w:numPr>
        <w:ilvl w:val="1"/>
        <w:numId w:val="32"/>
      </w:numPr>
      <w:spacing w:after="240"/>
    </w:pPr>
    <w:rPr>
      <w:sz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21F8B"/>
  </w:style>
  <w:style w:type="character" w:customStyle="1" w:styleId="NDHTHeading1Char">
    <w:name w:val="NDHT Heading 1 Char"/>
    <w:basedOn w:val="ListParagraphChar"/>
    <w:link w:val="NDHTHeading1"/>
    <w:rsid w:val="007752EC"/>
    <w:rPr>
      <w:b/>
      <w:color w:val="4A66AC" w:themeColor="accent4"/>
      <w:sz w:val="32"/>
    </w:rPr>
  </w:style>
  <w:style w:type="paragraph" w:customStyle="1" w:styleId="NDHTHeading2">
    <w:name w:val="NDHT Heading 2"/>
    <w:basedOn w:val="ListParagraph"/>
    <w:link w:val="NDHTHeading2Char"/>
    <w:rsid w:val="008F5201"/>
    <w:pPr>
      <w:keepNext/>
      <w:keepLines/>
      <w:spacing w:before="240" w:after="240"/>
      <w:ind w:left="737"/>
    </w:pPr>
    <w:rPr>
      <w:b/>
      <w:color w:val="4A66AC" w:themeColor="accent4"/>
      <w:sz w:val="26"/>
      <w:szCs w:val="28"/>
    </w:rPr>
  </w:style>
  <w:style w:type="character" w:customStyle="1" w:styleId="NDHTBodyTextChar">
    <w:name w:val="NDHT Body Text Char"/>
    <w:basedOn w:val="DefaultParagraphFont"/>
    <w:link w:val="NDHTBodyText"/>
    <w:rsid w:val="00092110"/>
    <w:rPr>
      <w:sz w:val="24"/>
    </w:rPr>
  </w:style>
  <w:style w:type="paragraph" w:customStyle="1" w:styleId="NDHTBullet1">
    <w:name w:val="NDHT Bullet 1"/>
    <w:basedOn w:val="ListParagraph"/>
    <w:link w:val="NDHTBullet1Char"/>
    <w:qFormat/>
    <w:rsid w:val="00092110"/>
    <w:pPr>
      <w:keepLines/>
      <w:numPr>
        <w:numId w:val="2"/>
      </w:numPr>
    </w:pPr>
    <w:rPr>
      <w:sz w:val="24"/>
    </w:rPr>
  </w:style>
  <w:style w:type="character" w:customStyle="1" w:styleId="NDHTHeading2Char">
    <w:name w:val="NDHT Heading 2 Char"/>
    <w:basedOn w:val="ListParagraphChar"/>
    <w:link w:val="NDHTHeading2"/>
    <w:rsid w:val="008F5201"/>
    <w:rPr>
      <w:rFonts w:ascii="Calibri" w:hAnsi="Calibri"/>
      <w:b/>
      <w:color w:val="4A66AC" w:themeColor="accent4"/>
      <w:sz w:val="26"/>
      <w:szCs w:val="28"/>
    </w:rPr>
  </w:style>
  <w:style w:type="paragraph" w:customStyle="1" w:styleId="NDHTBullet2">
    <w:name w:val="NDHT Bullet 2"/>
    <w:basedOn w:val="ListParagraph"/>
    <w:link w:val="NDHTBullet2Char"/>
    <w:qFormat/>
    <w:rsid w:val="00092110"/>
    <w:pPr>
      <w:numPr>
        <w:ilvl w:val="1"/>
        <w:numId w:val="2"/>
      </w:numPr>
    </w:pPr>
    <w:rPr>
      <w:sz w:val="24"/>
    </w:rPr>
  </w:style>
  <w:style w:type="character" w:customStyle="1" w:styleId="NDHTBullet1Char">
    <w:name w:val="NDHT Bullet 1 Char"/>
    <w:basedOn w:val="ListParagraphChar"/>
    <w:link w:val="NDHTBullet1"/>
    <w:rsid w:val="00092110"/>
    <w:rPr>
      <w:sz w:val="24"/>
    </w:rPr>
  </w:style>
  <w:style w:type="paragraph" w:customStyle="1" w:styleId="NDHTBullet3">
    <w:name w:val="NDHT Bullet 3"/>
    <w:basedOn w:val="NDHTBullet1"/>
    <w:link w:val="NDHTBullet3Char"/>
    <w:qFormat/>
    <w:rsid w:val="00D958AD"/>
    <w:pPr>
      <w:numPr>
        <w:ilvl w:val="2"/>
      </w:numPr>
    </w:pPr>
  </w:style>
  <w:style w:type="character" w:customStyle="1" w:styleId="NDHTBullet2Char">
    <w:name w:val="NDHT Bullet 2 Char"/>
    <w:basedOn w:val="ListParagraphChar"/>
    <w:link w:val="NDHTBullet2"/>
    <w:rsid w:val="00092110"/>
    <w:rPr>
      <w:sz w:val="24"/>
    </w:rPr>
  </w:style>
  <w:style w:type="paragraph" w:customStyle="1" w:styleId="NDHTSub-header">
    <w:name w:val="NDHT Sub-header"/>
    <w:basedOn w:val="Normal"/>
    <w:link w:val="NDHTSub-headerChar"/>
    <w:qFormat/>
    <w:rsid w:val="007831FD"/>
    <w:pPr>
      <w:keepNext/>
      <w:ind w:left="737"/>
    </w:pPr>
    <w:rPr>
      <w:b/>
      <w:sz w:val="24"/>
    </w:rPr>
  </w:style>
  <w:style w:type="character" w:customStyle="1" w:styleId="NDHTBullet3Char">
    <w:name w:val="NDHT Bullet 3 Char"/>
    <w:basedOn w:val="NDHTBullet1Char"/>
    <w:link w:val="NDHTBullet3"/>
    <w:rsid w:val="00D958AD"/>
    <w:rPr>
      <w:rFonts w:ascii="Calibri" w:hAnsi="Calibri"/>
      <w:sz w:val="24"/>
    </w:rPr>
  </w:style>
  <w:style w:type="character" w:styleId="BookTitle">
    <w:name w:val="Book Title"/>
    <w:basedOn w:val="DefaultParagraphFont"/>
    <w:uiPriority w:val="33"/>
    <w:rsid w:val="00E71E89"/>
    <w:rPr>
      <w:b/>
      <w:bCs/>
      <w:smallCaps/>
      <w:spacing w:val="5"/>
    </w:rPr>
  </w:style>
  <w:style w:type="character" w:customStyle="1" w:styleId="NDHTSub-headerChar">
    <w:name w:val="NDHT Sub-header Char"/>
    <w:basedOn w:val="DefaultParagraphFont"/>
    <w:link w:val="NDHTSub-header"/>
    <w:rsid w:val="007831FD"/>
    <w:rPr>
      <w:rFonts w:ascii="Calibri" w:hAnsi="Calibri"/>
      <w:b/>
      <w:sz w:val="24"/>
    </w:rPr>
  </w:style>
  <w:style w:type="character" w:styleId="IntenseReference">
    <w:name w:val="Intense Reference"/>
    <w:basedOn w:val="DefaultParagraphFont"/>
    <w:uiPriority w:val="32"/>
    <w:rsid w:val="00E71E89"/>
    <w:rPr>
      <w:b/>
      <w:bCs/>
      <w:smallCaps/>
      <w:color w:val="297FD5" w:themeColor="accent2"/>
      <w:spacing w:val="5"/>
      <w:u w:val="single"/>
    </w:rPr>
  </w:style>
  <w:style w:type="paragraph" w:customStyle="1" w:styleId="NDHTReference">
    <w:name w:val="NDHT Reference"/>
    <w:basedOn w:val="Normal"/>
    <w:link w:val="NDHTReferenceChar"/>
    <w:qFormat/>
    <w:rsid w:val="007752EC"/>
    <w:pPr>
      <w:ind w:left="737"/>
    </w:pPr>
    <w:rPr>
      <w:sz w:val="16"/>
      <w:szCs w:val="20"/>
    </w:rPr>
  </w:style>
  <w:style w:type="paragraph" w:customStyle="1" w:styleId="NDHTFigureandTablelabel">
    <w:name w:val="NDHT Figure and Table label"/>
    <w:basedOn w:val="NDHTReference"/>
    <w:link w:val="NDHTFigureandTablelabelChar"/>
    <w:qFormat/>
    <w:rsid w:val="007831FD"/>
    <w:pPr>
      <w:keepNext/>
    </w:pPr>
    <w:rPr>
      <w:color w:val="4A66AC" w:themeColor="accent4"/>
    </w:rPr>
  </w:style>
  <w:style w:type="character" w:customStyle="1" w:styleId="NDHTReferenceChar">
    <w:name w:val="NDHT Reference Char"/>
    <w:basedOn w:val="DefaultParagraphFont"/>
    <w:link w:val="NDHTReference"/>
    <w:rsid w:val="007752EC"/>
    <w:rPr>
      <w:sz w:val="16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7752EC"/>
    <w:pPr>
      <w:keepNext/>
      <w:ind w:left="737"/>
    </w:pPr>
    <w:rPr>
      <w:b/>
      <w:bCs/>
      <w:color w:val="4A66AC" w:themeColor="accent4"/>
      <w:sz w:val="18"/>
      <w:szCs w:val="18"/>
    </w:rPr>
  </w:style>
  <w:style w:type="character" w:customStyle="1" w:styleId="NDHTFigureandTablelabelChar">
    <w:name w:val="NDHT Figure and Table label Char"/>
    <w:basedOn w:val="NDHTReferenceChar"/>
    <w:link w:val="NDHTFigureandTablelabel"/>
    <w:rsid w:val="007831FD"/>
    <w:rPr>
      <w:color w:val="4A66AC" w:themeColor="accent4"/>
      <w:sz w:val="16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E2C1D"/>
    <w:rPr>
      <w:rFonts w:eastAsiaTheme="majorEastAsia" w:cstheme="majorBidi"/>
      <w:b/>
      <w:bCs/>
      <w:color w:val="4A66AC" w:themeColor="accent4"/>
      <w:sz w:val="32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873DB"/>
    <w:pPr>
      <w:spacing w:line="276" w:lineRule="auto"/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EF3EC4"/>
    <w:pPr>
      <w:tabs>
        <w:tab w:val="right" w:leader="dot" w:pos="9016"/>
      </w:tabs>
      <w:spacing w:after="40"/>
      <w:ind w:left="454"/>
    </w:pPr>
    <w:rPr>
      <w:rFonts w:eastAsiaTheme="minorEastAsia"/>
      <w:noProof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937E15"/>
    <w:pPr>
      <w:tabs>
        <w:tab w:val="left" w:pos="440"/>
        <w:tab w:val="right" w:leader="dot" w:pos="9016"/>
      </w:tabs>
      <w:spacing w:after="60"/>
    </w:pPr>
    <w:rPr>
      <w:rFonts w:eastAsiaTheme="minorEastAsia"/>
      <w:b/>
      <w:lang w:val="en-US" w:eastAsia="ja-JP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B873DB"/>
    <w:pPr>
      <w:spacing w:after="100" w:line="276" w:lineRule="auto"/>
      <w:ind w:left="440"/>
    </w:pPr>
    <w:rPr>
      <w:rFonts w:eastAsiaTheme="minorEastAsia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092110"/>
    <w:rPr>
      <w:rFonts w:eastAsiaTheme="majorEastAsia" w:cstheme="majorBidi"/>
      <w:b/>
      <w:bCs/>
      <w:color w:val="4A66AC" w:themeColor="accent4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E2C1D"/>
    <w:rPr>
      <w:rFonts w:eastAsiaTheme="majorEastAsia" w:cstheme="majorBidi"/>
      <w:b/>
      <w:bCs/>
      <w:color w:val="000000" w:themeColor="text1"/>
      <w:sz w:val="24"/>
    </w:rPr>
  </w:style>
  <w:style w:type="paragraph" w:customStyle="1" w:styleId="NDHTAppendix">
    <w:name w:val="NDHT Appendix"/>
    <w:basedOn w:val="Normal"/>
    <w:next w:val="Normal"/>
    <w:link w:val="NDHTAppendixChar"/>
    <w:qFormat/>
    <w:rsid w:val="00236636"/>
    <w:pPr>
      <w:tabs>
        <w:tab w:val="left" w:pos="426"/>
      </w:tabs>
      <w:spacing w:before="120" w:after="360"/>
      <w:jc w:val="center"/>
    </w:pPr>
    <w:rPr>
      <w:b/>
      <w:caps/>
      <w:color w:val="4A66AC" w:themeColor="accent4"/>
      <w:sz w:val="32"/>
    </w:rPr>
  </w:style>
  <w:style w:type="character" w:customStyle="1" w:styleId="NDHTAppendixChar">
    <w:name w:val="NDHT Appendix Char"/>
    <w:basedOn w:val="DefaultParagraphFont"/>
    <w:link w:val="NDHTAppendix"/>
    <w:rsid w:val="00236636"/>
    <w:rPr>
      <w:b/>
      <w:caps/>
      <w:color w:val="4A66AC" w:themeColor="accent4"/>
      <w:sz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745CCF"/>
    <w:rPr>
      <w:color w:val="3EBBF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208"/>
    <w:rPr>
      <w:rFonts w:asciiTheme="majorHAnsi" w:eastAsiaTheme="majorEastAsia" w:hAnsiTheme="majorHAnsi" w:cstheme="majorBidi"/>
      <w:b/>
      <w:bCs/>
      <w:i/>
      <w:iCs/>
      <w:color w:val="629DD1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2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diagramQuickStyle" Target="diagrams/quickStyle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diagramLayout" Target="diagrams/layout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Data" Target="diagrams/data1.xml"/><Relationship Id="rId5" Type="http://schemas.openxmlformats.org/officeDocument/2006/relationships/settings" Target="settings.xml"/><Relationship Id="rId15" Type="http://schemas.microsoft.com/office/2007/relationships/diagramDrawing" Target="diagrams/drawing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diagramColors" Target="diagrams/colors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11AFD9E-0BB9-404D-9B56-DCE676B890C6}" type="doc">
      <dgm:prSet loTypeId="urn:microsoft.com/office/officeart/2005/8/layout/hierarchy1" loCatId="" qsTypeId="urn:microsoft.com/office/officeart/2005/8/quickstyle/simple4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BE61E22-A7A7-4DC4-8AD4-0548E76380C2}">
      <dgm:prSet phldrT="[Text]"/>
      <dgm:spPr/>
      <dgm:t>
        <a:bodyPr/>
        <a:lstStyle/>
        <a:p>
          <a:r>
            <a:rPr lang="en-US" b="1"/>
            <a:t>Urgent iron infusion booked</a:t>
          </a:r>
        </a:p>
        <a:p>
          <a:r>
            <a:rPr lang="en-US" b="0"/>
            <a:t>AND</a:t>
          </a:r>
        </a:p>
        <a:p>
          <a:r>
            <a:rPr lang="en-US" b="1"/>
            <a:t>GP updated by way of standard letter</a:t>
          </a:r>
        </a:p>
      </dgm:t>
    </dgm:pt>
    <dgm:pt modelId="{4F14775B-E952-4E7F-89B5-53892AFB48F7}" type="parTrans" cxnId="{C0B6773E-4811-4543-BB7B-45094C660DFE}">
      <dgm:prSet/>
      <dgm:spPr/>
      <dgm:t>
        <a:bodyPr/>
        <a:lstStyle/>
        <a:p>
          <a:endParaRPr lang="en-GB"/>
        </a:p>
      </dgm:t>
    </dgm:pt>
    <dgm:pt modelId="{45F70E27-BE1F-4EBD-8B3E-A884B6D1F3E1}" type="sibTrans" cxnId="{C0B6773E-4811-4543-BB7B-45094C660DFE}">
      <dgm:prSet/>
      <dgm:spPr/>
      <dgm:t>
        <a:bodyPr/>
        <a:lstStyle/>
        <a:p>
          <a:endParaRPr lang="en-GB"/>
        </a:p>
      </dgm:t>
    </dgm:pt>
    <dgm:pt modelId="{A21052E0-6119-476B-B3D0-0A3405D06499}">
      <dgm:prSet/>
      <dgm:spPr/>
      <dgm:t>
        <a:bodyPr/>
        <a:lstStyle/>
        <a:p>
          <a:r>
            <a:rPr lang="en-GB" b="1" u="none"/>
            <a:t>Patient</a:t>
          </a:r>
          <a:r>
            <a:rPr lang="en-GB" b="1" u="none" baseline="0"/>
            <a:t> attends for iron infusion</a:t>
          </a:r>
          <a:endParaRPr lang="en-GB" b="1" u="none"/>
        </a:p>
      </dgm:t>
    </dgm:pt>
    <dgm:pt modelId="{CAE42BB2-DADE-40C6-A2F2-01F5E9FFC0E3}" type="parTrans" cxnId="{A87FA8F3-A6D8-49B9-BC81-60E0C703CE32}">
      <dgm:prSet/>
      <dgm:spPr/>
      <dgm:t>
        <a:bodyPr/>
        <a:lstStyle/>
        <a:p>
          <a:endParaRPr lang="en-GB"/>
        </a:p>
      </dgm:t>
    </dgm:pt>
    <dgm:pt modelId="{20200AEE-5FDC-4182-B02D-AED59381DDB0}" type="sibTrans" cxnId="{A87FA8F3-A6D8-49B9-BC81-60E0C703CE32}">
      <dgm:prSet/>
      <dgm:spPr/>
      <dgm:t>
        <a:bodyPr/>
        <a:lstStyle/>
        <a:p>
          <a:endParaRPr lang="en-GB"/>
        </a:p>
      </dgm:t>
    </dgm:pt>
    <dgm:pt modelId="{3BC69A7C-A862-4B9B-A4E9-5DB212ECE637}">
      <dgm:prSet/>
      <dgm:spPr/>
      <dgm:t>
        <a:bodyPr/>
        <a:lstStyle/>
        <a:p>
          <a:r>
            <a:rPr lang="en-US" b="1"/>
            <a:t>Repeat FBC</a:t>
          </a:r>
          <a:r>
            <a:rPr lang="en-US" b="1" baseline="0"/>
            <a:t> and G&amp;S after two weeks</a:t>
          </a:r>
        </a:p>
        <a:p>
          <a:r>
            <a:rPr lang="en-US" b="1" baseline="0"/>
            <a:t>(minimum 48 hours prior to surgery)</a:t>
          </a:r>
          <a:endParaRPr lang="en-US" b="1"/>
        </a:p>
      </dgm:t>
    </dgm:pt>
    <dgm:pt modelId="{D9ECCE22-45A6-4F50-BA69-C916DC90493F}" type="parTrans" cxnId="{F513E468-F054-4528-AE0F-CF329A0713BB}">
      <dgm:prSet/>
      <dgm:spPr/>
      <dgm:t>
        <a:bodyPr/>
        <a:lstStyle/>
        <a:p>
          <a:endParaRPr lang="en-GB"/>
        </a:p>
      </dgm:t>
    </dgm:pt>
    <dgm:pt modelId="{2AF1A4CB-DFC4-4B8B-8899-AA3001C4E73E}" type="sibTrans" cxnId="{F513E468-F054-4528-AE0F-CF329A0713BB}">
      <dgm:prSet/>
      <dgm:spPr/>
      <dgm:t>
        <a:bodyPr/>
        <a:lstStyle/>
        <a:p>
          <a:endParaRPr lang="en-GB"/>
        </a:p>
      </dgm:t>
    </dgm:pt>
    <dgm:pt modelId="{2148AE15-8E0A-4E4D-9B74-F8C8CF9484D4}">
      <dgm:prSet phldrT="[Text]"/>
      <dgm:spPr/>
      <dgm:t>
        <a:bodyPr/>
        <a:lstStyle/>
        <a:p>
          <a:pPr algn="ctr"/>
          <a:r>
            <a:rPr lang="en-US" b="1" u="none"/>
            <a:t>Colorectal Nurse Specialist informed of new diagnosis of possible colorectal cancer</a:t>
          </a:r>
        </a:p>
      </dgm:t>
    </dgm:pt>
    <dgm:pt modelId="{C13C34C2-8320-426D-9438-A2B3B4455D74}" type="parTrans" cxnId="{C1E59080-743A-4F2C-A1E1-4F98B3A9BAD7}">
      <dgm:prSet/>
      <dgm:spPr/>
      <dgm:t>
        <a:bodyPr/>
        <a:lstStyle/>
        <a:p>
          <a:endParaRPr lang="en-GB"/>
        </a:p>
      </dgm:t>
    </dgm:pt>
    <dgm:pt modelId="{73913283-2974-488D-8882-0E288D61BFCD}" type="sibTrans" cxnId="{C1E59080-743A-4F2C-A1E1-4F98B3A9BAD7}">
      <dgm:prSet/>
      <dgm:spPr/>
      <dgm:t>
        <a:bodyPr/>
        <a:lstStyle/>
        <a:p>
          <a:endParaRPr lang="en-GB"/>
        </a:p>
      </dgm:t>
    </dgm:pt>
    <dgm:pt modelId="{4132BB03-2DD0-4B50-939A-4391F3B67711}">
      <dgm:prSet phldrT="[Text]"/>
      <dgm:spPr/>
      <dgm:t>
        <a:bodyPr/>
        <a:lstStyle/>
        <a:p>
          <a:pPr algn="l"/>
          <a:r>
            <a:rPr lang="en-US" b="1" u="none"/>
            <a:t>Iron deficiency anaemia identified</a:t>
          </a:r>
        </a:p>
        <a:p>
          <a:pPr algn="l"/>
          <a:r>
            <a:rPr lang="en-US" b="1" u="none"/>
            <a:t>- </a:t>
          </a:r>
          <a:r>
            <a:rPr lang="en-US" u="none"/>
            <a:t>Male with Hb &lt;130g/L (ferritin &lt; 30</a:t>
          </a:r>
          <a:r>
            <a:rPr lang="en-GB">
              <a:sym typeface="Symbol"/>
            </a:rPr>
            <a:t></a:t>
          </a:r>
          <a:r>
            <a:rPr lang="en-GB"/>
            <a:t>g/L</a:t>
          </a:r>
          <a:r>
            <a:rPr lang="en-US" u="none"/>
            <a:t>)</a:t>
          </a:r>
        </a:p>
        <a:p>
          <a:pPr algn="l"/>
          <a:r>
            <a:rPr lang="en-US" u="none"/>
            <a:t>- Female with Hb &lt;120g/L (ferritin &lt; 30</a:t>
          </a:r>
          <a:r>
            <a:rPr lang="en-GB">
              <a:sym typeface="Symbol"/>
            </a:rPr>
            <a:t></a:t>
          </a:r>
          <a:r>
            <a:rPr lang="en-GB"/>
            <a:t>g/L</a:t>
          </a:r>
          <a:r>
            <a:rPr lang="en-US" u="none"/>
            <a:t>)</a:t>
          </a:r>
        </a:p>
      </dgm:t>
    </dgm:pt>
    <dgm:pt modelId="{1BD2DCB2-AC78-41F8-AC69-A0206E836E9B}" type="parTrans" cxnId="{C4F3D6E9-A6A0-41A7-A5FB-1A4CAFD65130}">
      <dgm:prSet/>
      <dgm:spPr/>
      <dgm:t>
        <a:bodyPr/>
        <a:lstStyle/>
        <a:p>
          <a:endParaRPr lang="en-GB"/>
        </a:p>
      </dgm:t>
    </dgm:pt>
    <dgm:pt modelId="{03C45AB4-51E2-41B9-A264-C45825510535}" type="sibTrans" cxnId="{C4F3D6E9-A6A0-41A7-A5FB-1A4CAFD65130}">
      <dgm:prSet/>
      <dgm:spPr/>
      <dgm:t>
        <a:bodyPr/>
        <a:lstStyle/>
        <a:p>
          <a:endParaRPr lang="en-GB"/>
        </a:p>
      </dgm:t>
    </dgm:pt>
    <dgm:pt modelId="{C22C5549-B946-4483-871E-564D6EDB38C2}">
      <dgm:prSet phldrT="[Text]"/>
      <dgm:spPr/>
      <dgm:t>
        <a:bodyPr/>
        <a:lstStyle/>
        <a:p>
          <a:pPr algn="ctr"/>
          <a:r>
            <a:rPr lang="en-US" b="1" u="none"/>
            <a:t>Iron infusion prescribed by clinician</a:t>
          </a:r>
        </a:p>
        <a:p>
          <a:pPr algn="ctr"/>
          <a:r>
            <a:rPr lang="en-US" b="0" u="none"/>
            <a:t>Monofer 1000mg IV (20mg/kg if weight &lt;50kg)</a:t>
          </a:r>
        </a:p>
      </dgm:t>
    </dgm:pt>
    <dgm:pt modelId="{0E5D9659-2C7B-4ADC-AD40-848C629F9D18}" type="parTrans" cxnId="{3342B804-4114-415C-8D3B-8B0872DA0F0A}">
      <dgm:prSet/>
      <dgm:spPr/>
      <dgm:t>
        <a:bodyPr/>
        <a:lstStyle/>
        <a:p>
          <a:endParaRPr lang="en-GB"/>
        </a:p>
      </dgm:t>
    </dgm:pt>
    <dgm:pt modelId="{A72C0F1D-9613-4479-BF4D-8D923D0497DF}" type="sibTrans" cxnId="{3342B804-4114-415C-8D3B-8B0872DA0F0A}">
      <dgm:prSet/>
      <dgm:spPr/>
      <dgm:t>
        <a:bodyPr/>
        <a:lstStyle/>
        <a:p>
          <a:endParaRPr lang="en-GB"/>
        </a:p>
      </dgm:t>
    </dgm:pt>
    <dgm:pt modelId="{FBA230FD-8417-42BF-A662-B6C7C99F2772}">
      <dgm:prSet/>
      <dgm:spPr/>
      <dgm:t>
        <a:bodyPr/>
        <a:lstStyle/>
        <a:p>
          <a:r>
            <a:rPr lang="en-US" b="1"/>
            <a:t>Review FBC and consider transfusion if Hb &lt; 100g/L</a:t>
          </a:r>
        </a:p>
        <a:p>
          <a:r>
            <a:rPr lang="en-US" b="1"/>
            <a:t>(discuss with Consultant Surgeon)</a:t>
          </a:r>
        </a:p>
      </dgm:t>
    </dgm:pt>
    <dgm:pt modelId="{F40B1A01-A5DD-43D2-A647-9EE07ED7128B}" type="parTrans" cxnId="{D06BE47B-A1D5-4861-922C-656C8B9A70BD}">
      <dgm:prSet/>
      <dgm:spPr/>
      <dgm:t>
        <a:bodyPr/>
        <a:lstStyle/>
        <a:p>
          <a:endParaRPr lang="en-GB"/>
        </a:p>
      </dgm:t>
    </dgm:pt>
    <dgm:pt modelId="{3C19F47C-CA4D-49D7-BEA5-040DD01E8F67}" type="sibTrans" cxnId="{D06BE47B-A1D5-4861-922C-656C8B9A70BD}">
      <dgm:prSet/>
      <dgm:spPr/>
      <dgm:t>
        <a:bodyPr/>
        <a:lstStyle/>
        <a:p>
          <a:endParaRPr lang="en-GB"/>
        </a:p>
      </dgm:t>
    </dgm:pt>
    <dgm:pt modelId="{B82E9D10-A8C2-8C47-8648-DE4949971F50}" type="pres">
      <dgm:prSet presAssocID="{F11AFD9E-0BB9-404D-9B56-DCE676B890C6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F21C7B78-A944-4099-8F73-7EFDE2D54EC7}" type="pres">
      <dgm:prSet presAssocID="{2148AE15-8E0A-4E4D-9B74-F8C8CF9484D4}" presName="hierRoot1" presStyleCnt="0"/>
      <dgm:spPr/>
    </dgm:pt>
    <dgm:pt modelId="{98D2F900-211E-43E8-87C8-F8664F52F1AC}" type="pres">
      <dgm:prSet presAssocID="{2148AE15-8E0A-4E4D-9B74-F8C8CF9484D4}" presName="composite" presStyleCnt="0"/>
      <dgm:spPr/>
    </dgm:pt>
    <dgm:pt modelId="{E01F437A-1443-4B82-9D64-4C441491DD59}" type="pres">
      <dgm:prSet presAssocID="{2148AE15-8E0A-4E4D-9B74-F8C8CF9484D4}" presName="background" presStyleLbl="node0" presStyleIdx="0" presStyleCnt="1"/>
      <dgm:spPr/>
    </dgm:pt>
    <dgm:pt modelId="{E6D4B3CE-B01A-495B-810A-B3C6D3C96704}" type="pres">
      <dgm:prSet presAssocID="{2148AE15-8E0A-4E4D-9B74-F8C8CF9484D4}" presName="text" presStyleLbl="fgAcc0" presStyleIdx="0" presStyleCnt="1" custScaleX="183486" custLinFactNeighborX="117" custLinFactNeighborY="-4773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2894F1B0-FD1F-4882-A547-F1A0314CC410}" type="pres">
      <dgm:prSet presAssocID="{2148AE15-8E0A-4E4D-9B74-F8C8CF9484D4}" presName="hierChild2" presStyleCnt="0"/>
      <dgm:spPr/>
    </dgm:pt>
    <dgm:pt modelId="{594D82B2-B790-4899-AB55-FF40467D139A}" type="pres">
      <dgm:prSet presAssocID="{1BD2DCB2-AC78-41F8-AC69-A0206E836E9B}" presName="Name10" presStyleLbl="parChTrans1D2" presStyleIdx="0" presStyleCnt="1"/>
      <dgm:spPr/>
      <dgm:t>
        <a:bodyPr/>
        <a:lstStyle/>
        <a:p>
          <a:endParaRPr lang="en-GB"/>
        </a:p>
      </dgm:t>
    </dgm:pt>
    <dgm:pt modelId="{543FD14B-6D65-4DB2-B440-656D89B6E9C8}" type="pres">
      <dgm:prSet presAssocID="{4132BB03-2DD0-4B50-939A-4391F3B67711}" presName="hierRoot2" presStyleCnt="0"/>
      <dgm:spPr/>
    </dgm:pt>
    <dgm:pt modelId="{23BB9056-A8AB-44DA-AADA-113048BD7CB5}" type="pres">
      <dgm:prSet presAssocID="{4132BB03-2DD0-4B50-939A-4391F3B67711}" presName="composite2" presStyleCnt="0"/>
      <dgm:spPr/>
    </dgm:pt>
    <dgm:pt modelId="{368DD8B5-54E8-46BB-BC41-92799928FC4D}" type="pres">
      <dgm:prSet presAssocID="{4132BB03-2DD0-4B50-939A-4391F3B67711}" presName="background2" presStyleLbl="node2" presStyleIdx="0" presStyleCnt="1"/>
      <dgm:spPr/>
    </dgm:pt>
    <dgm:pt modelId="{7D4D1B17-DB80-4A33-BF42-E3CCBB5379F6}" type="pres">
      <dgm:prSet presAssocID="{4132BB03-2DD0-4B50-939A-4391F3B67711}" presName="text2" presStyleLbl="fgAcc2" presStyleIdx="0" presStyleCnt="1" custScaleX="168416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1E9BF188-D795-43B7-8334-A1AB6B7F7736}" type="pres">
      <dgm:prSet presAssocID="{4132BB03-2DD0-4B50-939A-4391F3B67711}" presName="hierChild3" presStyleCnt="0"/>
      <dgm:spPr/>
    </dgm:pt>
    <dgm:pt modelId="{38C17E82-2C2C-4F93-B740-7088427A487C}" type="pres">
      <dgm:prSet presAssocID="{0E5D9659-2C7B-4ADC-AD40-848C629F9D18}" presName="Name17" presStyleLbl="parChTrans1D3" presStyleIdx="0" presStyleCnt="1"/>
      <dgm:spPr/>
      <dgm:t>
        <a:bodyPr/>
        <a:lstStyle/>
        <a:p>
          <a:endParaRPr lang="en-GB"/>
        </a:p>
      </dgm:t>
    </dgm:pt>
    <dgm:pt modelId="{0B05F9C0-219B-4CBB-8CAC-4B06B73B7A3D}" type="pres">
      <dgm:prSet presAssocID="{C22C5549-B946-4483-871E-564D6EDB38C2}" presName="hierRoot3" presStyleCnt="0"/>
      <dgm:spPr/>
    </dgm:pt>
    <dgm:pt modelId="{2BE80BB8-2B6E-4FB1-8215-B350BC3A5B52}" type="pres">
      <dgm:prSet presAssocID="{C22C5549-B946-4483-871E-564D6EDB38C2}" presName="composite3" presStyleCnt="0"/>
      <dgm:spPr/>
    </dgm:pt>
    <dgm:pt modelId="{568BDC3E-126E-41E2-A8FF-7B078469C536}" type="pres">
      <dgm:prSet presAssocID="{C22C5549-B946-4483-871E-564D6EDB38C2}" presName="background3" presStyleLbl="node3" presStyleIdx="0" presStyleCnt="1"/>
      <dgm:spPr/>
    </dgm:pt>
    <dgm:pt modelId="{CECE283F-C4BC-4287-AB08-A003D4FF0A41}" type="pres">
      <dgm:prSet presAssocID="{C22C5549-B946-4483-871E-564D6EDB38C2}" presName="text3" presStyleLbl="fgAcc3" presStyleIdx="0" presStyleCnt="1" custScaleX="177139" custScaleY="67983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3AAB71BF-F91A-465D-A909-870E158BA655}" type="pres">
      <dgm:prSet presAssocID="{C22C5549-B946-4483-871E-564D6EDB38C2}" presName="hierChild4" presStyleCnt="0"/>
      <dgm:spPr/>
    </dgm:pt>
    <dgm:pt modelId="{E86466B3-90E0-4B3F-9815-58B43DD3A2BE}" type="pres">
      <dgm:prSet presAssocID="{4F14775B-E952-4E7F-89B5-53892AFB48F7}" presName="Name23" presStyleLbl="parChTrans1D4" presStyleIdx="0" presStyleCnt="4"/>
      <dgm:spPr/>
      <dgm:t>
        <a:bodyPr/>
        <a:lstStyle/>
        <a:p>
          <a:endParaRPr lang="en-GB"/>
        </a:p>
      </dgm:t>
    </dgm:pt>
    <dgm:pt modelId="{867B4B51-382C-4785-BD65-18A2D7497682}" type="pres">
      <dgm:prSet presAssocID="{4BE61E22-A7A7-4DC4-8AD4-0548E76380C2}" presName="hierRoot4" presStyleCnt="0"/>
      <dgm:spPr/>
    </dgm:pt>
    <dgm:pt modelId="{C2F5C409-0DCD-4AF8-97BA-E6E981358116}" type="pres">
      <dgm:prSet presAssocID="{4BE61E22-A7A7-4DC4-8AD4-0548E76380C2}" presName="composite4" presStyleCnt="0"/>
      <dgm:spPr/>
    </dgm:pt>
    <dgm:pt modelId="{A285617F-94B9-481B-A964-2C47D4E4900C}" type="pres">
      <dgm:prSet presAssocID="{4BE61E22-A7A7-4DC4-8AD4-0548E76380C2}" presName="background4" presStyleLbl="node4" presStyleIdx="0" presStyleCnt="4"/>
      <dgm:spPr/>
    </dgm:pt>
    <dgm:pt modelId="{781A0D46-10F6-4585-8EDE-BEC44A8CD4C2}" type="pres">
      <dgm:prSet presAssocID="{4BE61E22-A7A7-4DC4-8AD4-0548E76380C2}" presName="text4" presStyleLbl="fgAcc4" presStyleIdx="0" presStyleCnt="4" custScaleX="169724" custScaleY="63253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FD7A552B-164E-4EDB-9C06-897C9F87FC02}" type="pres">
      <dgm:prSet presAssocID="{4BE61E22-A7A7-4DC4-8AD4-0548E76380C2}" presName="hierChild5" presStyleCnt="0"/>
      <dgm:spPr/>
    </dgm:pt>
    <dgm:pt modelId="{15FB39C0-3EAD-4434-BCEB-9C67E10231E1}" type="pres">
      <dgm:prSet presAssocID="{CAE42BB2-DADE-40C6-A2F2-01F5E9FFC0E3}" presName="Name23" presStyleLbl="parChTrans1D4" presStyleIdx="1" presStyleCnt="4"/>
      <dgm:spPr/>
      <dgm:t>
        <a:bodyPr/>
        <a:lstStyle/>
        <a:p>
          <a:endParaRPr lang="en-GB"/>
        </a:p>
      </dgm:t>
    </dgm:pt>
    <dgm:pt modelId="{7E17C603-479E-441E-921B-2987B1B09847}" type="pres">
      <dgm:prSet presAssocID="{A21052E0-6119-476B-B3D0-0A3405D06499}" presName="hierRoot4" presStyleCnt="0"/>
      <dgm:spPr/>
    </dgm:pt>
    <dgm:pt modelId="{AA74B191-83E8-434E-BD02-7757BEAA4373}" type="pres">
      <dgm:prSet presAssocID="{A21052E0-6119-476B-B3D0-0A3405D06499}" presName="composite4" presStyleCnt="0"/>
      <dgm:spPr/>
    </dgm:pt>
    <dgm:pt modelId="{5409D129-E5B3-4240-ADB3-B23ABD93C6B1}" type="pres">
      <dgm:prSet presAssocID="{A21052E0-6119-476B-B3D0-0A3405D06499}" presName="background4" presStyleLbl="node4" presStyleIdx="1" presStyleCnt="4"/>
      <dgm:spPr/>
    </dgm:pt>
    <dgm:pt modelId="{9DFDE0EE-8E53-485F-99B9-1CC5FF651BD9}" type="pres">
      <dgm:prSet presAssocID="{A21052E0-6119-476B-B3D0-0A3405D06499}" presName="text4" presStyleLbl="fgAcc4" presStyleIdx="1" presStyleCnt="4" custScaleX="137900" custScaleY="47900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C1661929-5577-4C76-AB06-975377F424A6}" type="pres">
      <dgm:prSet presAssocID="{A21052E0-6119-476B-B3D0-0A3405D06499}" presName="hierChild5" presStyleCnt="0"/>
      <dgm:spPr/>
    </dgm:pt>
    <dgm:pt modelId="{ECE8CC2A-1FCD-468A-A926-5BEFB7E0ED97}" type="pres">
      <dgm:prSet presAssocID="{D9ECCE22-45A6-4F50-BA69-C916DC90493F}" presName="Name23" presStyleLbl="parChTrans1D4" presStyleIdx="2" presStyleCnt="4"/>
      <dgm:spPr/>
      <dgm:t>
        <a:bodyPr/>
        <a:lstStyle/>
        <a:p>
          <a:endParaRPr lang="en-GB"/>
        </a:p>
      </dgm:t>
    </dgm:pt>
    <dgm:pt modelId="{97EEE2D2-C8FC-467F-A829-A83C5D987DF5}" type="pres">
      <dgm:prSet presAssocID="{3BC69A7C-A862-4B9B-A4E9-5DB212ECE637}" presName="hierRoot4" presStyleCnt="0"/>
      <dgm:spPr/>
    </dgm:pt>
    <dgm:pt modelId="{4E7CA3CB-1646-455A-802C-C6C92789A406}" type="pres">
      <dgm:prSet presAssocID="{3BC69A7C-A862-4B9B-A4E9-5DB212ECE637}" presName="composite4" presStyleCnt="0"/>
      <dgm:spPr/>
    </dgm:pt>
    <dgm:pt modelId="{BC065D33-DAE3-4D02-8AF1-11D11F764F34}" type="pres">
      <dgm:prSet presAssocID="{3BC69A7C-A862-4B9B-A4E9-5DB212ECE637}" presName="background4" presStyleLbl="node4" presStyleIdx="2" presStyleCnt="4"/>
      <dgm:spPr/>
    </dgm:pt>
    <dgm:pt modelId="{6D594DE7-9F02-4292-9639-CF50DDDEDABE}" type="pres">
      <dgm:prSet presAssocID="{3BC69A7C-A862-4B9B-A4E9-5DB212ECE637}" presName="text4" presStyleLbl="fgAcc4" presStyleIdx="2" presStyleCnt="4" custScaleX="153383" custScaleY="49447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49470B29-4EBE-4B0A-8C13-27DBEEFFCA5D}" type="pres">
      <dgm:prSet presAssocID="{3BC69A7C-A862-4B9B-A4E9-5DB212ECE637}" presName="hierChild5" presStyleCnt="0"/>
      <dgm:spPr/>
    </dgm:pt>
    <dgm:pt modelId="{9A9716C2-9D57-44B1-A038-626B68C68BB8}" type="pres">
      <dgm:prSet presAssocID="{F40B1A01-A5DD-43D2-A647-9EE07ED7128B}" presName="Name23" presStyleLbl="parChTrans1D4" presStyleIdx="3" presStyleCnt="4"/>
      <dgm:spPr/>
      <dgm:t>
        <a:bodyPr/>
        <a:lstStyle/>
        <a:p>
          <a:endParaRPr lang="en-GB"/>
        </a:p>
      </dgm:t>
    </dgm:pt>
    <dgm:pt modelId="{E4CEBA02-2B67-491B-88AC-35FF27732084}" type="pres">
      <dgm:prSet presAssocID="{FBA230FD-8417-42BF-A662-B6C7C99F2772}" presName="hierRoot4" presStyleCnt="0"/>
      <dgm:spPr/>
    </dgm:pt>
    <dgm:pt modelId="{5510D91F-E112-47FB-96E1-9029B88B31A1}" type="pres">
      <dgm:prSet presAssocID="{FBA230FD-8417-42BF-A662-B6C7C99F2772}" presName="composite4" presStyleCnt="0"/>
      <dgm:spPr/>
    </dgm:pt>
    <dgm:pt modelId="{924199E4-A367-438D-9670-808665529F56}" type="pres">
      <dgm:prSet presAssocID="{FBA230FD-8417-42BF-A662-B6C7C99F2772}" presName="background4" presStyleLbl="node4" presStyleIdx="3" presStyleCnt="4"/>
      <dgm:spPr/>
    </dgm:pt>
    <dgm:pt modelId="{30AC8E29-8685-4292-BBD7-45CBF14F31AB}" type="pres">
      <dgm:prSet presAssocID="{FBA230FD-8417-42BF-A662-B6C7C99F2772}" presName="text4" presStyleLbl="fgAcc4" presStyleIdx="3" presStyleCnt="4" custScaleX="204793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40612E50-6C94-4B4F-89C8-1BDDD96E97EF}" type="pres">
      <dgm:prSet presAssocID="{FBA230FD-8417-42BF-A662-B6C7C99F2772}" presName="hierChild5" presStyleCnt="0"/>
      <dgm:spPr/>
    </dgm:pt>
  </dgm:ptLst>
  <dgm:cxnLst>
    <dgm:cxn modelId="{22B7BC7F-5BEA-4F6D-B0A0-726AD5A69F45}" type="presOf" srcId="{FBA230FD-8417-42BF-A662-B6C7C99F2772}" destId="{30AC8E29-8685-4292-BBD7-45CBF14F31AB}" srcOrd="0" destOrd="0" presId="urn:microsoft.com/office/officeart/2005/8/layout/hierarchy1"/>
    <dgm:cxn modelId="{C0B6773E-4811-4543-BB7B-45094C660DFE}" srcId="{C22C5549-B946-4483-871E-564D6EDB38C2}" destId="{4BE61E22-A7A7-4DC4-8AD4-0548E76380C2}" srcOrd="0" destOrd="0" parTransId="{4F14775B-E952-4E7F-89B5-53892AFB48F7}" sibTransId="{45F70E27-BE1F-4EBD-8B3E-A884B6D1F3E1}"/>
    <dgm:cxn modelId="{A87FA8F3-A6D8-49B9-BC81-60E0C703CE32}" srcId="{4BE61E22-A7A7-4DC4-8AD4-0548E76380C2}" destId="{A21052E0-6119-476B-B3D0-0A3405D06499}" srcOrd="0" destOrd="0" parTransId="{CAE42BB2-DADE-40C6-A2F2-01F5E9FFC0E3}" sibTransId="{20200AEE-5FDC-4182-B02D-AED59381DDB0}"/>
    <dgm:cxn modelId="{C4F3D6E9-A6A0-41A7-A5FB-1A4CAFD65130}" srcId="{2148AE15-8E0A-4E4D-9B74-F8C8CF9484D4}" destId="{4132BB03-2DD0-4B50-939A-4391F3B67711}" srcOrd="0" destOrd="0" parTransId="{1BD2DCB2-AC78-41F8-AC69-A0206E836E9B}" sibTransId="{03C45AB4-51E2-41B9-A264-C45825510535}"/>
    <dgm:cxn modelId="{294C05E4-7113-404E-9A55-E19FFADDEE2B}" type="presOf" srcId="{F40B1A01-A5DD-43D2-A647-9EE07ED7128B}" destId="{9A9716C2-9D57-44B1-A038-626B68C68BB8}" srcOrd="0" destOrd="0" presId="urn:microsoft.com/office/officeart/2005/8/layout/hierarchy1"/>
    <dgm:cxn modelId="{AB08525D-6D63-4F70-9627-1F1528730953}" type="presOf" srcId="{C22C5549-B946-4483-871E-564D6EDB38C2}" destId="{CECE283F-C4BC-4287-AB08-A003D4FF0A41}" srcOrd="0" destOrd="0" presId="urn:microsoft.com/office/officeart/2005/8/layout/hierarchy1"/>
    <dgm:cxn modelId="{5A7B1EE1-CCFE-4C78-9F7D-51775FF56934}" type="presOf" srcId="{3BC69A7C-A862-4B9B-A4E9-5DB212ECE637}" destId="{6D594DE7-9F02-4292-9639-CF50DDDEDABE}" srcOrd="0" destOrd="0" presId="urn:microsoft.com/office/officeart/2005/8/layout/hierarchy1"/>
    <dgm:cxn modelId="{DD991B3F-3C7A-4B42-BF4A-92295D389BD5}" type="presOf" srcId="{4132BB03-2DD0-4B50-939A-4391F3B67711}" destId="{7D4D1B17-DB80-4A33-BF42-E3CCBB5379F6}" srcOrd="0" destOrd="0" presId="urn:microsoft.com/office/officeart/2005/8/layout/hierarchy1"/>
    <dgm:cxn modelId="{1F5AA774-8EC5-4308-B7A5-42058D99AEC0}" type="presOf" srcId="{4BE61E22-A7A7-4DC4-8AD4-0548E76380C2}" destId="{781A0D46-10F6-4585-8EDE-BEC44A8CD4C2}" srcOrd="0" destOrd="0" presId="urn:microsoft.com/office/officeart/2005/8/layout/hierarchy1"/>
    <dgm:cxn modelId="{D9E6914E-684B-4F26-89C0-94C7560595D8}" type="presOf" srcId="{0E5D9659-2C7B-4ADC-AD40-848C629F9D18}" destId="{38C17E82-2C2C-4F93-B740-7088427A487C}" srcOrd="0" destOrd="0" presId="urn:microsoft.com/office/officeart/2005/8/layout/hierarchy1"/>
    <dgm:cxn modelId="{D06BE47B-A1D5-4861-922C-656C8B9A70BD}" srcId="{3BC69A7C-A862-4B9B-A4E9-5DB212ECE637}" destId="{FBA230FD-8417-42BF-A662-B6C7C99F2772}" srcOrd="0" destOrd="0" parTransId="{F40B1A01-A5DD-43D2-A647-9EE07ED7128B}" sibTransId="{3C19F47C-CA4D-49D7-BEA5-040DD01E8F67}"/>
    <dgm:cxn modelId="{C1E59080-743A-4F2C-A1E1-4F98B3A9BAD7}" srcId="{F11AFD9E-0BB9-404D-9B56-DCE676B890C6}" destId="{2148AE15-8E0A-4E4D-9B74-F8C8CF9484D4}" srcOrd="0" destOrd="0" parTransId="{C13C34C2-8320-426D-9438-A2B3B4455D74}" sibTransId="{73913283-2974-488D-8882-0E288D61BFCD}"/>
    <dgm:cxn modelId="{5BF87A54-AFFD-42EC-916D-2C6C7283F448}" type="presOf" srcId="{CAE42BB2-DADE-40C6-A2F2-01F5E9FFC0E3}" destId="{15FB39C0-3EAD-4434-BCEB-9C67E10231E1}" srcOrd="0" destOrd="0" presId="urn:microsoft.com/office/officeart/2005/8/layout/hierarchy1"/>
    <dgm:cxn modelId="{F513E468-F054-4528-AE0F-CF329A0713BB}" srcId="{A21052E0-6119-476B-B3D0-0A3405D06499}" destId="{3BC69A7C-A862-4B9B-A4E9-5DB212ECE637}" srcOrd="0" destOrd="0" parTransId="{D9ECCE22-45A6-4F50-BA69-C916DC90493F}" sibTransId="{2AF1A4CB-DFC4-4B8B-8899-AA3001C4E73E}"/>
    <dgm:cxn modelId="{DCE73A9F-C4BE-4213-9A21-20EEF6C90C7B}" type="presOf" srcId="{F11AFD9E-0BB9-404D-9B56-DCE676B890C6}" destId="{B82E9D10-A8C2-8C47-8648-DE4949971F50}" srcOrd="0" destOrd="0" presId="urn:microsoft.com/office/officeart/2005/8/layout/hierarchy1"/>
    <dgm:cxn modelId="{E4600911-99AD-41BB-B01B-B9F841769313}" type="presOf" srcId="{D9ECCE22-45A6-4F50-BA69-C916DC90493F}" destId="{ECE8CC2A-1FCD-468A-A926-5BEFB7E0ED97}" srcOrd="0" destOrd="0" presId="urn:microsoft.com/office/officeart/2005/8/layout/hierarchy1"/>
    <dgm:cxn modelId="{5B47B950-4697-48B5-B47D-7EC1447A984B}" type="presOf" srcId="{A21052E0-6119-476B-B3D0-0A3405D06499}" destId="{9DFDE0EE-8E53-485F-99B9-1CC5FF651BD9}" srcOrd="0" destOrd="0" presId="urn:microsoft.com/office/officeart/2005/8/layout/hierarchy1"/>
    <dgm:cxn modelId="{3342B804-4114-415C-8D3B-8B0872DA0F0A}" srcId="{4132BB03-2DD0-4B50-939A-4391F3B67711}" destId="{C22C5549-B946-4483-871E-564D6EDB38C2}" srcOrd="0" destOrd="0" parTransId="{0E5D9659-2C7B-4ADC-AD40-848C629F9D18}" sibTransId="{A72C0F1D-9613-4479-BF4D-8D923D0497DF}"/>
    <dgm:cxn modelId="{BC6770CC-8D1D-42DA-BB8E-2D82EC610851}" type="presOf" srcId="{2148AE15-8E0A-4E4D-9B74-F8C8CF9484D4}" destId="{E6D4B3CE-B01A-495B-810A-B3C6D3C96704}" srcOrd="0" destOrd="0" presId="urn:microsoft.com/office/officeart/2005/8/layout/hierarchy1"/>
    <dgm:cxn modelId="{FC2B87CC-4238-4D5E-A840-79F3E885EA99}" type="presOf" srcId="{4F14775B-E952-4E7F-89B5-53892AFB48F7}" destId="{E86466B3-90E0-4B3F-9815-58B43DD3A2BE}" srcOrd="0" destOrd="0" presId="urn:microsoft.com/office/officeart/2005/8/layout/hierarchy1"/>
    <dgm:cxn modelId="{7739D3E1-D0B2-465E-8356-49A3D91E6730}" type="presOf" srcId="{1BD2DCB2-AC78-41F8-AC69-A0206E836E9B}" destId="{594D82B2-B790-4899-AB55-FF40467D139A}" srcOrd="0" destOrd="0" presId="urn:microsoft.com/office/officeart/2005/8/layout/hierarchy1"/>
    <dgm:cxn modelId="{59E0A273-6F4E-458E-9973-5A01F8F79AC9}" type="presParOf" srcId="{B82E9D10-A8C2-8C47-8648-DE4949971F50}" destId="{F21C7B78-A944-4099-8F73-7EFDE2D54EC7}" srcOrd="0" destOrd="0" presId="urn:microsoft.com/office/officeart/2005/8/layout/hierarchy1"/>
    <dgm:cxn modelId="{F9A0ECF7-2062-417F-831A-0E28A3875D3E}" type="presParOf" srcId="{F21C7B78-A944-4099-8F73-7EFDE2D54EC7}" destId="{98D2F900-211E-43E8-87C8-F8664F52F1AC}" srcOrd="0" destOrd="0" presId="urn:microsoft.com/office/officeart/2005/8/layout/hierarchy1"/>
    <dgm:cxn modelId="{6C029E5D-3243-4521-A578-7464A9CFB5A0}" type="presParOf" srcId="{98D2F900-211E-43E8-87C8-F8664F52F1AC}" destId="{E01F437A-1443-4B82-9D64-4C441491DD59}" srcOrd="0" destOrd="0" presId="urn:microsoft.com/office/officeart/2005/8/layout/hierarchy1"/>
    <dgm:cxn modelId="{D0B72FE1-FCB3-42B9-9938-F198BD4611A9}" type="presParOf" srcId="{98D2F900-211E-43E8-87C8-F8664F52F1AC}" destId="{E6D4B3CE-B01A-495B-810A-B3C6D3C96704}" srcOrd="1" destOrd="0" presId="urn:microsoft.com/office/officeart/2005/8/layout/hierarchy1"/>
    <dgm:cxn modelId="{F5B25553-4B4D-4CF4-B326-7176D6FB3798}" type="presParOf" srcId="{F21C7B78-A944-4099-8F73-7EFDE2D54EC7}" destId="{2894F1B0-FD1F-4882-A547-F1A0314CC410}" srcOrd="1" destOrd="0" presId="urn:microsoft.com/office/officeart/2005/8/layout/hierarchy1"/>
    <dgm:cxn modelId="{6960BE15-EE41-4648-ACF0-424C3C30E6B5}" type="presParOf" srcId="{2894F1B0-FD1F-4882-A547-F1A0314CC410}" destId="{594D82B2-B790-4899-AB55-FF40467D139A}" srcOrd="0" destOrd="0" presId="urn:microsoft.com/office/officeart/2005/8/layout/hierarchy1"/>
    <dgm:cxn modelId="{3435A7B0-FE77-4D46-96D5-14D3C8940420}" type="presParOf" srcId="{2894F1B0-FD1F-4882-A547-F1A0314CC410}" destId="{543FD14B-6D65-4DB2-B440-656D89B6E9C8}" srcOrd="1" destOrd="0" presId="urn:microsoft.com/office/officeart/2005/8/layout/hierarchy1"/>
    <dgm:cxn modelId="{726BBBB7-8512-40D6-B689-D9F187AE25E4}" type="presParOf" srcId="{543FD14B-6D65-4DB2-B440-656D89B6E9C8}" destId="{23BB9056-A8AB-44DA-AADA-113048BD7CB5}" srcOrd="0" destOrd="0" presId="urn:microsoft.com/office/officeart/2005/8/layout/hierarchy1"/>
    <dgm:cxn modelId="{7495457D-6AEE-4C11-9A9A-CF00A8B49520}" type="presParOf" srcId="{23BB9056-A8AB-44DA-AADA-113048BD7CB5}" destId="{368DD8B5-54E8-46BB-BC41-92799928FC4D}" srcOrd="0" destOrd="0" presId="urn:microsoft.com/office/officeart/2005/8/layout/hierarchy1"/>
    <dgm:cxn modelId="{286D1173-7D7A-4F3C-B3FC-9FA30F0FB50D}" type="presParOf" srcId="{23BB9056-A8AB-44DA-AADA-113048BD7CB5}" destId="{7D4D1B17-DB80-4A33-BF42-E3CCBB5379F6}" srcOrd="1" destOrd="0" presId="urn:microsoft.com/office/officeart/2005/8/layout/hierarchy1"/>
    <dgm:cxn modelId="{7FAE133C-4247-40B5-9FBC-B8C6FA23484E}" type="presParOf" srcId="{543FD14B-6D65-4DB2-B440-656D89B6E9C8}" destId="{1E9BF188-D795-43B7-8334-A1AB6B7F7736}" srcOrd="1" destOrd="0" presId="urn:microsoft.com/office/officeart/2005/8/layout/hierarchy1"/>
    <dgm:cxn modelId="{5AC62942-6620-4FDE-B776-2FAEA9169BEE}" type="presParOf" srcId="{1E9BF188-D795-43B7-8334-A1AB6B7F7736}" destId="{38C17E82-2C2C-4F93-B740-7088427A487C}" srcOrd="0" destOrd="0" presId="urn:microsoft.com/office/officeart/2005/8/layout/hierarchy1"/>
    <dgm:cxn modelId="{C946D33A-3738-48E5-A221-7A873E680BFC}" type="presParOf" srcId="{1E9BF188-D795-43B7-8334-A1AB6B7F7736}" destId="{0B05F9C0-219B-4CBB-8CAC-4B06B73B7A3D}" srcOrd="1" destOrd="0" presId="urn:microsoft.com/office/officeart/2005/8/layout/hierarchy1"/>
    <dgm:cxn modelId="{5E69F647-3E17-4225-B101-8F86354A4184}" type="presParOf" srcId="{0B05F9C0-219B-4CBB-8CAC-4B06B73B7A3D}" destId="{2BE80BB8-2B6E-4FB1-8215-B350BC3A5B52}" srcOrd="0" destOrd="0" presId="urn:microsoft.com/office/officeart/2005/8/layout/hierarchy1"/>
    <dgm:cxn modelId="{9F98AA04-907B-46D5-AD62-6330775FE58A}" type="presParOf" srcId="{2BE80BB8-2B6E-4FB1-8215-B350BC3A5B52}" destId="{568BDC3E-126E-41E2-A8FF-7B078469C536}" srcOrd="0" destOrd="0" presId="urn:microsoft.com/office/officeart/2005/8/layout/hierarchy1"/>
    <dgm:cxn modelId="{D4D469C0-14FD-4D9A-8727-3D010488F648}" type="presParOf" srcId="{2BE80BB8-2B6E-4FB1-8215-B350BC3A5B52}" destId="{CECE283F-C4BC-4287-AB08-A003D4FF0A41}" srcOrd="1" destOrd="0" presId="urn:microsoft.com/office/officeart/2005/8/layout/hierarchy1"/>
    <dgm:cxn modelId="{A9ADA737-E697-4891-9FEC-DFA9B0B6E5FF}" type="presParOf" srcId="{0B05F9C0-219B-4CBB-8CAC-4B06B73B7A3D}" destId="{3AAB71BF-F91A-465D-A909-870E158BA655}" srcOrd="1" destOrd="0" presId="urn:microsoft.com/office/officeart/2005/8/layout/hierarchy1"/>
    <dgm:cxn modelId="{889EE6C6-0BA2-49A0-9C2F-31B76EEE3F5A}" type="presParOf" srcId="{3AAB71BF-F91A-465D-A909-870E158BA655}" destId="{E86466B3-90E0-4B3F-9815-58B43DD3A2BE}" srcOrd="0" destOrd="0" presId="urn:microsoft.com/office/officeart/2005/8/layout/hierarchy1"/>
    <dgm:cxn modelId="{C7AD1F7D-EE2C-4D66-8703-522853C05B86}" type="presParOf" srcId="{3AAB71BF-F91A-465D-A909-870E158BA655}" destId="{867B4B51-382C-4785-BD65-18A2D7497682}" srcOrd="1" destOrd="0" presId="urn:microsoft.com/office/officeart/2005/8/layout/hierarchy1"/>
    <dgm:cxn modelId="{32C6A6A3-2F71-49EF-B9B9-A674B3C54C47}" type="presParOf" srcId="{867B4B51-382C-4785-BD65-18A2D7497682}" destId="{C2F5C409-0DCD-4AF8-97BA-E6E981358116}" srcOrd="0" destOrd="0" presId="urn:microsoft.com/office/officeart/2005/8/layout/hierarchy1"/>
    <dgm:cxn modelId="{4645F13E-29DC-45F7-98EC-57C2A987B3F8}" type="presParOf" srcId="{C2F5C409-0DCD-4AF8-97BA-E6E981358116}" destId="{A285617F-94B9-481B-A964-2C47D4E4900C}" srcOrd="0" destOrd="0" presId="urn:microsoft.com/office/officeart/2005/8/layout/hierarchy1"/>
    <dgm:cxn modelId="{A1724D0B-10F4-4D46-8FD0-D17F6CCB13A8}" type="presParOf" srcId="{C2F5C409-0DCD-4AF8-97BA-E6E981358116}" destId="{781A0D46-10F6-4585-8EDE-BEC44A8CD4C2}" srcOrd="1" destOrd="0" presId="urn:microsoft.com/office/officeart/2005/8/layout/hierarchy1"/>
    <dgm:cxn modelId="{705D891C-9C9C-469A-846D-12EB058778D1}" type="presParOf" srcId="{867B4B51-382C-4785-BD65-18A2D7497682}" destId="{FD7A552B-164E-4EDB-9C06-897C9F87FC02}" srcOrd="1" destOrd="0" presId="urn:microsoft.com/office/officeart/2005/8/layout/hierarchy1"/>
    <dgm:cxn modelId="{0BD835F3-59F1-418B-A4B8-673B867F0365}" type="presParOf" srcId="{FD7A552B-164E-4EDB-9C06-897C9F87FC02}" destId="{15FB39C0-3EAD-4434-BCEB-9C67E10231E1}" srcOrd="0" destOrd="0" presId="urn:microsoft.com/office/officeart/2005/8/layout/hierarchy1"/>
    <dgm:cxn modelId="{730386B1-C806-432E-9327-B3BA22056A3C}" type="presParOf" srcId="{FD7A552B-164E-4EDB-9C06-897C9F87FC02}" destId="{7E17C603-479E-441E-921B-2987B1B09847}" srcOrd="1" destOrd="0" presId="urn:microsoft.com/office/officeart/2005/8/layout/hierarchy1"/>
    <dgm:cxn modelId="{A72DB68D-AAB2-4B12-B077-3E1251E7E6C7}" type="presParOf" srcId="{7E17C603-479E-441E-921B-2987B1B09847}" destId="{AA74B191-83E8-434E-BD02-7757BEAA4373}" srcOrd="0" destOrd="0" presId="urn:microsoft.com/office/officeart/2005/8/layout/hierarchy1"/>
    <dgm:cxn modelId="{41B493E1-5BA1-4E25-8F69-BA9EDCE4283A}" type="presParOf" srcId="{AA74B191-83E8-434E-BD02-7757BEAA4373}" destId="{5409D129-E5B3-4240-ADB3-B23ABD93C6B1}" srcOrd="0" destOrd="0" presId="urn:microsoft.com/office/officeart/2005/8/layout/hierarchy1"/>
    <dgm:cxn modelId="{85B4960E-4A1F-48B0-B523-8949B91A2DD5}" type="presParOf" srcId="{AA74B191-83E8-434E-BD02-7757BEAA4373}" destId="{9DFDE0EE-8E53-485F-99B9-1CC5FF651BD9}" srcOrd="1" destOrd="0" presId="urn:microsoft.com/office/officeart/2005/8/layout/hierarchy1"/>
    <dgm:cxn modelId="{D26B17A0-9439-4C2F-9E4F-1BE864F15298}" type="presParOf" srcId="{7E17C603-479E-441E-921B-2987B1B09847}" destId="{C1661929-5577-4C76-AB06-975377F424A6}" srcOrd="1" destOrd="0" presId="urn:microsoft.com/office/officeart/2005/8/layout/hierarchy1"/>
    <dgm:cxn modelId="{013E2B93-20A3-48B3-A092-8F47D5FDF31B}" type="presParOf" srcId="{C1661929-5577-4C76-AB06-975377F424A6}" destId="{ECE8CC2A-1FCD-468A-A926-5BEFB7E0ED97}" srcOrd="0" destOrd="0" presId="urn:microsoft.com/office/officeart/2005/8/layout/hierarchy1"/>
    <dgm:cxn modelId="{9B52F357-7672-4D7E-BCE0-EAB97864E66F}" type="presParOf" srcId="{C1661929-5577-4C76-AB06-975377F424A6}" destId="{97EEE2D2-C8FC-467F-A829-A83C5D987DF5}" srcOrd="1" destOrd="0" presId="urn:microsoft.com/office/officeart/2005/8/layout/hierarchy1"/>
    <dgm:cxn modelId="{4AB4134C-8C29-4761-AB89-EFDFC73F5596}" type="presParOf" srcId="{97EEE2D2-C8FC-467F-A829-A83C5D987DF5}" destId="{4E7CA3CB-1646-455A-802C-C6C92789A406}" srcOrd="0" destOrd="0" presId="urn:microsoft.com/office/officeart/2005/8/layout/hierarchy1"/>
    <dgm:cxn modelId="{98E261B5-1F06-4C5C-91C3-36E83F31447B}" type="presParOf" srcId="{4E7CA3CB-1646-455A-802C-C6C92789A406}" destId="{BC065D33-DAE3-4D02-8AF1-11D11F764F34}" srcOrd="0" destOrd="0" presId="urn:microsoft.com/office/officeart/2005/8/layout/hierarchy1"/>
    <dgm:cxn modelId="{13D59822-3F9A-4F28-8D19-34BA3EC0D6BA}" type="presParOf" srcId="{4E7CA3CB-1646-455A-802C-C6C92789A406}" destId="{6D594DE7-9F02-4292-9639-CF50DDDEDABE}" srcOrd="1" destOrd="0" presId="urn:microsoft.com/office/officeart/2005/8/layout/hierarchy1"/>
    <dgm:cxn modelId="{6E36B783-EA43-44CA-8348-73FC6166E5F4}" type="presParOf" srcId="{97EEE2D2-C8FC-467F-A829-A83C5D987DF5}" destId="{49470B29-4EBE-4B0A-8C13-27DBEEFFCA5D}" srcOrd="1" destOrd="0" presId="urn:microsoft.com/office/officeart/2005/8/layout/hierarchy1"/>
    <dgm:cxn modelId="{FD1A76C7-D4E2-443D-B4E6-67CF257C13A9}" type="presParOf" srcId="{49470B29-4EBE-4B0A-8C13-27DBEEFFCA5D}" destId="{9A9716C2-9D57-44B1-A038-626B68C68BB8}" srcOrd="0" destOrd="0" presId="urn:microsoft.com/office/officeart/2005/8/layout/hierarchy1"/>
    <dgm:cxn modelId="{11029AB7-0ABB-43A1-88F4-2C0A5D918900}" type="presParOf" srcId="{49470B29-4EBE-4B0A-8C13-27DBEEFFCA5D}" destId="{E4CEBA02-2B67-491B-88AC-35FF27732084}" srcOrd="1" destOrd="0" presId="urn:microsoft.com/office/officeart/2005/8/layout/hierarchy1"/>
    <dgm:cxn modelId="{A46E2911-4CF2-4645-AA94-EDF343317380}" type="presParOf" srcId="{E4CEBA02-2B67-491B-88AC-35FF27732084}" destId="{5510D91F-E112-47FB-96E1-9029B88B31A1}" srcOrd="0" destOrd="0" presId="urn:microsoft.com/office/officeart/2005/8/layout/hierarchy1"/>
    <dgm:cxn modelId="{68548DB4-BBC7-448E-80B9-77D10CA436D9}" type="presParOf" srcId="{5510D91F-E112-47FB-96E1-9029B88B31A1}" destId="{924199E4-A367-438D-9670-808665529F56}" srcOrd="0" destOrd="0" presId="urn:microsoft.com/office/officeart/2005/8/layout/hierarchy1"/>
    <dgm:cxn modelId="{13B87239-F6E6-4C31-BB8E-055CF16635D3}" type="presParOf" srcId="{5510D91F-E112-47FB-96E1-9029B88B31A1}" destId="{30AC8E29-8685-4292-BBD7-45CBF14F31AB}" srcOrd="1" destOrd="0" presId="urn:microsoft.com/office/officeart/2005/8/layout/hierarchy1"/>
    <dgm:cxn modelId="{32765A70-575D-4335-96BA-DEE174641C51}" type="presParOf" srcId="{E4CEBA02-2B67-491B-88AC-35FF27732084}" destId="{40612E50-6C94-4B4F-89C8-1BDDD96E97EF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A9716C2-9D57-44B1-A038-626B68C68BB8}">
      <dsp:nvSpPr>
        <dsp:cNvPr id="0" name=""/>
        <dsp:cNvSpPr/>
      </dsp:nvSpPr>
      <dsp:spPr>
        <a:xfrm>
          <a:off x="2805899" y="6170858"/>
          <a:ext cx="91440" cy="42969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29691"/>
              </a:lnTo>
            </a:path>
          </a:pathLst>
        </a:custGeom>
        <a:noFill/>
        <a:ln w="9525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E8CC2A-1FCD-468A-A926-5BEFB7E0ED97}">
      <dsp:nvSpPr>
        <dsp:cNvPr id="0" name=""/>
        <dsp:cNvSpPr/>
      </dsp:nvSpPr>
      <dsp:spPr>
        <a:xfrm>
          <a:off x="2805899" y="5277264"/>
          <a:ext cx="91440" cy="42969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29691"/>
              </a:lnTo>
            </a:path>
          </a:pathLst>
        </a:custGeom>
        <a:noFill/>
        <a:ln w="9525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FB39C0-3EAD-4434-BCEB-9C67E10231E1}">
      <dsp:nvSpPr>
        <dsp:cNvPr id="0" name=""/>
        <dsp:cNvSpPr/>
      </dsp:nvSpPr>
      <dsp:spPr>
        <a:xfrm>
          <a:off x="2805899" y="4398183"/>
          <a:ext cx="91440" cy="42969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29691"/>
              </a:lnTo>
            </a:path>
          </a:pathLst>
        </a:custGeom>
        <a:noFill/>
        <a:ln w="9525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6466B3-90E0-4B3F-9815-58B43DD3A2BE}">
      <dsp:nvSpPr>
        <dsp:cNvPr id="0" name=""/>
        <dsp:cNvSpPr/>
      </dsp:nvSpPr>
      <dsp:spPr>
        <a:xfrm>
          <a:off x="2805899" y="3375064"/>
          <a:ext cx="91440" cy="42969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29691"/>
              </a:lnTo>
            </a:path>
          </a:pathLst>
        </a:custGeom>
        <a:noFill/>
        <a:ln w="9525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C17E82-2C2C-4F93-B740-7088427A487C}">
      <dsp:nvSpPr>
        <dsp:cNvPr id="0" name=""/>
        <dsp:cNvSpPr/>
      </dsp:nvSpPr>
      <dsp:spPr>
        <a:xfrm>
          <a:off x="2805899" y="2307569"/>
          <a:ext cx="91440" cy="42969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29691"/>
              </a:lnTo>
            </a:path>
          </a:pathLst>
        </a:custGeom>
        <a:noFill/>
        <a:ln w="9525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4D82B2-B790-4899-AB55-FF40467D139A}">
      <dsp:nvSpPr>
        <dsp:cNvPr id="0" name=""/>
        <dsp:cNvSpPr/>
      </dsp:nvSpPr>
      <dsp:spPr>
        <a:xfrm>
          <a:off x="2805899" y="894917"/>
          <a:ext cx="91440" cy="474471"/>
        </a:xfrm>
        <a:custGeom>
          <a:avLst/>
          <a:gdLst/>
          <a:ahLst/>
          <a:cxnLst/>
          <a:rect l="0" t="0" r="0" b="0"/>
          <a:pathLst>
            <a:path>
              <a:moveTo>
                <a:pt x="47448" y="0"/>
              </a:moveTo>
              <a:lnTo>
                <a:pt x="47448" y="337601"/>
              </a:lnTo>
              <a:lnTo>
                <a:pt x="45720" y="337601"/>
              </a:lnTo>
              <a:lnTo>
                <a:pt x="45720" y="474471"/>
              </a:lnTo>
            </a:path>
          </a:pathLst>
        </a:custGeom>
        <a:noFill/>
        <a:ln w="9525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1F437A-1443-4B82-9D64-4C441491DD59}">
      <dsp:nvSpPr>
        <dsp:cNvPr id="0" name=""/>
        <dsp:cNvSpPr/>
      </dsp:nvSpPr>
      <dsp:spPr>
        <a:xfrm>
          <a:off x="1497890" y="-43263"/>
          <a:ext cx="2710914" cy="938180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E6D4B3CE-B01A-495B-810A-B3C6D3C96704}">
      <dsp:nvSpPr>
        <dsp:cNvPr id="0" name=""/>
        <dsp:cNvSpPr/>
      </dsp:nvSpPr>
      <dsp:spPr>
        <a:xfrm>
          <a:off x="1662051" y="112689"/>
          <a:ext cx="2710914" cy="93818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u="none" kern="1200"/>
            <a:t>Colorectal Nurse Specialist informed of new diagnosis of possible colorectal cancer</a:t>
          </a:r>
        </a:p>
      </dsp:txBody>
      <dsp:txXfrm>
        <a:off x="1689529" y="140167"/>
        <a:ext cx="2655958" cy="883224"/>
      </dsp:txXfrm>
    </dsp:sp>
    <dsp:sp modelId="{368DD8B5-54E8-46BB-BC41-92799928FC4D}">
      <dsp:nvSpPr>
        <dsp:cNvPr id="0" name=""/>
        <dsp:cNvSpPr/>
      </dsp:nvSpPr>
      <dsp:spPr>
        <a:xfrm>
          <a:off x="1607488" y="1369388"/>
          <a:ext cx="2488262" cy="938180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7D4D1B17-DB80-4A33-BF42-E3CCBB5379F6}">
      <dsp:nvSpPr>
        <dsp:cNvPr id="0" name=""/>
        <dsp:cNvSpPr/>
      </dsp:nvSpPr>
      <dsp:spPr>
        <a:xfrm>
          <a:off x="1771649" y="1525341"/>
          <a:ext cx="2488262" cy="93818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u="none" kern="1200"/>
            <a:t>Iron deficiency anaemia identified</a:t>
          </a:r>
        </a:p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u="none" kern="1200"/>
            <a:t>- </a:t>
          </a:r>
          <a:r>
            <a:rPr lang="en-US" sz="900" u="none" kern="1200"/>
            <a:t>Male with Hb &lt;130g/L (ferritin &lt; 30</a:t>
          </a:r>
          <a:r>
            <a:rPr lang="en-GB" sz="900" kern="1200">
              <a:sym typeface="Symbol"/>
            </a:rPr>
            <a:t></a:t>
          </a:r>
          <a:r>
            <a:rPr lang="en-GB" sz="900" kern="1200"/>
            <a:t>g/L</a:t>
          </a:r>
          <a:r>
            <a:rPr lang="en-US" sz="900" u="none" kern="1200"/>
            <a:t>)</a:t>
          </a:r>
        </a:p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u="none" kern="1200"/>
            <a:t>- Female with Hb &lt;120g/L (ferritin &lt; 30</a:t>
          </a:r>
          <a:r>
            <a:rPr lang="en-GB" sz="900" kern="1200">
              <a:sym typeface="Symbol"/>
            </a:rPr>
            <a:t></a:t>
          </a:r>
          <a:r>
            <a:rPr lang="en-GB" sz="900" kern="1200"/>
            <a:t>g/L</a:t>
          </a:r>
          <a:r>
            <a:rPr lang="en-US" sz="900" u="none" kern="1200"/>
            <a:t>)</a:t>
          </a:r>
        </a:p>
      </dsp:txBody>
      <dsp:txXfrm>
        <a:off x="1799127" y="1552819"/>
        <a:ext cx="2433306" cy="883224"/>
      </dsp:txXfrm>
    </dsp:sp>
    <dsp:sp modelId="{568BDC3E-126E-41E2-A8FF-7B078469C536}">
      <dsp:nvSpPr>
        <dsp:cNvPr id="0" name=""/>
        <dsp:cNvSpPr/>
      </dsp:nvSpPr>
      <dsp:spPr>
        <a:xfrm>
          <a:off x="1543049" y="2737261"/>
          <a:ext cx="2617140" cy="63780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CECE283F-C4BC-4287-AB08-A003D4FF0A41}">
      <dsp:nvSpPr>
        <dsp:cNvPr id="0" name=""/>
        <dsp:cNvSpPr/>
      </dsp:nvSpPr>
      <dsp:spPr>
        <a:xfrm>
          <a:off x="1707210" y="2893214"/>
          <a:ext cx="2617140" cy="6378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u="none" kern="1200"/>
            <a:t>Iron infusion prescribed by clinician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0" u="none" kern="1200"/>
            <a:t>Monofer 1000mg IV (20mg/kg if weight &lt;50kg)</a:t>
          </a:r>
        </a:p>
      </dsp:txBody>
      <dsp:txXfrm>
        <a:off x="1725891" y="2911895"/>
        <a:ext cx="2579778" cy="600441"/>
      </dsp:txXfrm>
    </dsp:sp>
    <dsp:sp modelId="{A285617F-94B9-481B-A964-2C47D4E4900C}">
      <dsp:nvSpPr>
        <dsp:cNvPr id="0" name=""/>
        <dsp:cNvSpPr/>
      </dsp:nvSpPr>
      <dsp:spPr>
        <a:xfrm>
          <a:off x="1597825" y="3804756"/>
          <a:ext cx="2507587" cy="59342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781A0D46-10F6-4585-8EDE-BEC44A8CD4C2}">
      <dsp:nvSpPr>
        <dsp:cNvPr id="0" name=""/>
        <dsp:cNvSpPr/>
      </dsp:nvSpPr>
      <dsp:spPr>
        <a:xfrm>
          <a:off x="1761986" y="3960709"/>
          <a:ext cx="2507587" cy="59342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Urgent iron infusion booked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0" kern="1200"/>
            <a:t>AND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GP updated by way of standard letter</a:t>
          </a:r>
        </a:p>
      </dsp:txBody>
      <dsp:txXfrm>
        <a:off x="1779367" y="3978090"/>
        <a:ext cx="2472825" cy="558665"/>
      </dsp:txXfrm>
    </dsp:sp>
    <dsp:sp modelId="{5409D129-E5B3-4240-ADB3-B23ABD93C6B1}">
      <dsp:nvSpPr>
        <dsp:cNvPr id="0" name=""/>
        <dsp:cNvSpPr/>
      </dsp:nvSpPr>
      <dsp:spPr>
        <a:xfrm>
          <a:off x="1832917" y="4827875"/>
          <a:ext cx="2037403" cy="44938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9DFDE0EE-8E53-485F-99B9-1CC5FF651BD9}">
      <dsp:nvSpPr>
        <dsp:cNvPr id="0" name=""/>
        <dsp:cNvSpPr/>
      </dsp:nvSpPr>
      <dsp:spPr>
        <a:xfrm>
          <a:off x="1997078" y="4983828"/>
          <a:ext cx="2037403" cy="4493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b="1" u="none" kern="1200"/>
            <a:t>Patient</a:t>
          </a:r>
          <a:r>
            <a:rPr lang="en-GB" sz="900" b="1" u="none" kern="1200" baseline="0"/>
            <a:t> attends for iron infusion</a:t>
          </a:r>
          <a:endParaRPr lang="en-GB" sz="900" b="1" u="none" kern="1200"/>
        </a:p>
      </dsp:txBody>
      <dsp:txXfrm>
        <a:off x="2010240" y="4996990"/>
        <a:ext cx="2011079" cy="423064"/>
      </dsp:txXfrm>
    </dsp:sp>
    <dsp:sp modelId="{BC065D33-DAE3-4D02-8AF1-11D11F764F34}">
      <dsp:nvSpPr>
        <dsp:cNvPr id="0" name=""/>
        <dsp:cNvSpPr/>
      </dsp:nvSpPr>
      <dsp:spPr>
        <a:xfrm>
          <a:off x="1718540" y="5706956"/>
          <a:ext cx="2266157" cy="46390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6D594DE7-9F02-4292-9639-CF50DDDEDABE}">
      <dsp:nvSpPr>
        <dsp:cNvPr id="0" name=""/>
        <dsp:cNvSpPr/>
      </dsp:nvSpPr>
      <dsp:spPr>
        <a:xfrm>
          <a:off x="1882701" y="5862909"/>
          <a:ext cx="2266157" cy="46390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Repeat FBC</a:t>
          </a:r>
          <a:r>
            <a:rPr lang="en-US" sz="900" b="1" kern="1200" baseline="0"/>
            <a:t> and G&amp;S after two weeks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 baseline="0"/>
            <a:t>(minimum 48 hours prior to surgery)</a:t>
          </a:r>
          <a:endParaRPr lang="en-US" sz="900" b="1" kern="1200"/>
        </a:p>
      </dsp:txBody>
      <dsp:txXfrm>
        <a:off x="1896288" y="5876496"/>
        <a:ext cx="2238983" cy="436728"/>
      </dsp:txXfrm>
    </dsp:sp>
    <dsp:sp modelId="{924199E4-A367-438D-9670-808665529F56}">
      <dsp:nvSpPr>
        <dsp:cNvPr id="0" name=""/>
        <dsp:cNvSpPr/>
      </dsp:nvSpPr>
      <dsp:spPr>
        <a:xfrm>
          <a:off x="1338762" y="6600550"/>
          <a:ext cx="3025714" cy="938180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30AC8E29-8685-4292-BBD7-45CBF14F31AB}">
      <dsp:nvSpPr>
        <dsp:cNvPr id="0" name=""/>
        <dsp:cNvSpPr/>
      </dsp:nvSpPr>
      <dsp:spPr>
        <a:xfrm>
          <a:off x="1502923" y="6756503"/>
          <a:ext cx="3025714" cy="93818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Review FBC and consider transfusion if Hb &lt; 100g/L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(discuss with Consultant Surgeon)</a:t>
          </a:r>
        </a:p>
      </dsp:txBody>
      <dsp:txXfrm>
        <a:off x="1530401" y="6783981"/>
        <a:ext cx="2970758" cy="8832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Elemental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629DD1"/>
      </a:accent1>
      <a:accent2>
        <a:srgbClr val="297FD5"/>
      </a:accent2>
      <a:accent3>
        <a:srgbClr val="7F8FA9"/>
      </a:accent3>
      <a:accent4>
        <a:srgbClr val="4A66AC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CDEC9F-3BF5-4C6F-AA68-164074DFE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DEC5238C</Template>
  <TotalTime>1</TotalTime>
  <Pages>1</Pages>
  <Words>1177</Words>
  <Characters>6714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Northern Devon Healthcare Trust</Company>
  <LinksUpToDate>false</LinksUpToDate>
  <CharactersWithSpaces>7876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Ibbs</dc:creator>
  <cp:lastModifiedBy>Wearne, Daniel</cp:lastModifiedBy>
  <cp:revision>2</cp:revision>
  <cp:lastPrinted>2021-10-05T10:49:00Z</cp:lastPrinted>
  <dcterms:created xsi:type="dcterms:W3CDTF">2022-04-06T09:05:00Z</dcterms:created>
  <dcterms:modified xsi:type="dcterms:W3CDTF">2022-04-06T09:05:00Z</dcterms:modified>
</cp:coreProperties>
</file>